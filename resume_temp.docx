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A8C64" w14:textId="5B74715F" w:rsidR="00167B02" w:rsidRPr="00167B02" w:rsidRDefault="00EB38CA" w:rsidP="00167B02">
      <w:r>
        <w:rPr>
          <w:noProof/>
        </w:rPr>
        <mc:AlternateContent>
          <mc:Choice Requires="wps">
            <w:drawing>
              <wp:anchor distT="0" distB="0" distL="114300" distR="114300" simplePos="0" relativeHeight="251664896" behindDoc="0" locked="0" layoutInCell="1" allowOverlap="1" wp14:anchorId="28E62E24" wp14:editId="615A4969">
                <wp:simplePos x="0" y="0"/>
                <wp:positionH relativeFrom="column">
                  <wp:posOffset>1619250</wp:posOffset>
                </wp:positionH>
                <wp:positionV relativeFrom="paragraph">
                  <wp:posOffset>6047460</wp:posOffset>
                </wp:positionV>
                <wp:extent cx="5123180" cy="1200150"/>
                <wp:effectExtent l="0" t="0" r="0" b="0"/>
                <wp:wrapNone/>
                <wp:docPr id="62" name="Job Title…"/>
                <wp:cNvGraphicFramePr/>
                <a:graphic xmlns:a="http://schemas.openxmlformats.org/drawingml/2006/main">
                  <a:graphicData uri="http://schemas.microsoft.com/office/word/2010/wordprocessingShape">
                    <wps:wsp>
                      <wps:cNvSpPr txBox="1"/>
                      <wps:spPr>
                        <a:xfrm>
                          <a:off x="0" y="0"/>
                          <a:ext cx="5123180" cy="120015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14:paraId="2CB88C9C" w14:textId="77777777" w:rsidR="00A546B7" w:rsidRPr="00081EDD" w:rsidRDefault="00A546B7" w:rsidP="00A546B7">
                            <w:pPr>
                              <w:pStyle w:val="NoSpacing"/>
                              <w:rPr>
                                <w:b/>
                                <w:bCs/>
                                <w:rPrChange w:id="0" w:author="Pandya, Ketan Bhushan" w:date="2021-12-12T13:34:00Z">
                                  <w:rPr/>
                                </w:rPrChange>
                              </w:rPr>
                            </w:pPr>
                            <w:r w:rsidRPr="00081EDD">
                              <w:rPr>
                                <w:b/>
                                <w:bCs/>
                                <w:rPrChange w:id="1" w:author="Pandya, Ketan Bhushan" w:date="2021-12-12T13:34:00Z">
                                  <w:rPr/>
                                </w:rPrChange>
                              </w:rPr>
                              <w:t>FE UI and UX Design Intern</w:t>
                            </w:r>
                            <w:r w:rsidRPr="00081EDD">
                              <w:t xml:space="preserve">, </w:t>
                            </w:r>
                            <w:proofErr w:type="spellStart"/>
                            <w:r w:rsidRPr="00081EDD">
                              <w:t>Virsec</w:t>
                            </w:r>
                            <w:proofErr w:type="spellEnd"/>
                            <w:r w:rsidRPr="00081EDD">
                              <w:t xml:space="preserve"> Systems</w:t>
                            </w:r>
                          </w:p>
                          <w:p w14:paraId="3EF70162" w14:textId="77777777" w:rsidR="00A546B7" w:rsidRPr="00B64567" w:rsidRDefault="00A546B7" w:rsidP="00A546B7">
                            <w:pPr>
                              <w:pStyle w:val="NoSpacing"/>
                            </w:pPr>
                            <w:r w:rsidRPr="00B64567">
                              <w:t>Remote, June 2021 – August 2021</w:t>
                            </w:r>
                          </w:p>
                          <w:p w14:paraId="24FCD5BC" w14:textId="77777777" w:rsidR="00A546B7" w:rsidRPr="00B64567" w:rsidRDefault="00A546B7">
                            <w:pPr>
                              <w:pStyle w:val="NoSpacing"/>
                              <w:numPr>
                                <w:ilvl w:val="0"/>
                                <w:numId w:val="13"/>
                              </w:numPr>
                              <w:pPrChange w:id="2" w:author="Pandya, Ketan Bhushan" w:date="2021-12-12T13:32: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r w:rsidRPr="00B64567">
                              <w:t>Worked with product owners and stakeholders to gather requirements and present designs/iterations</w:t>
                            </w:r>
                            <w:ins w:id="3" w:author="Pandya, Ketan Bhushan" w:date="2022-01-13T11:27:00Z">
                              <w:r>
                                <w:t xml:space="preserve"> for the cybersecurity platform</w:t>
                              </w:r>
                            </w:ins>
                          </w:p>
                          <w:p w14:paraId="0F632BA1" w14:textId="053CC4C6" w:rsidR="001C7E2F" w:rsidRPr="00B64567" w:rsidRDefault="00A546B7">
                            <w:pPr>
                              <w:pStyle w:val="NoSpacing"/>
                              <w:numPr>
                                <w:ilvl w:val="0"/>
                                <w:numId w:val="13"/>
                              </w:numPr>
                              <w:pPrChange w:id="4" w:author="Pandya, Ketan Bhushan" w:date="2021-12-12T13:33: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r w:rsidRPr="00B64567">
                              <w:t>Designed the UX and UI for dashboards and admin utilities</w:t>
                            </w:r>
                            <w:r w:rsidR="00494DF7">
                              <w:t xml:space="preserve"> to facilitate quick action on CVE insights to ensure a more secure organization</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type w14:anchorId="28E62E24" id="_x0000_t202" coordsize="21600,21600" o:spt="202" path="m,l,21600r21600,l21600,xe">
                <v:stroke joinstyle="miter"/>
                <v:path gradientshapeok="t" o:connecttype="rect"/>
              </v:shapetype>
              <v:shape id="Job Title…" o:spid="_x0000_s1026" type="#_x0000_t202" style="position:absolute;margin-left:127.5pt;margin-top:476.2pt;width:403.4pt;height:9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" filled="f" stroked="f" strokeweight=".25pt">
                <v:stroke miterlimit="4"/>
                <v:textbox inset=".84333mm,.84333mm,.84333mm,.84333mm">
                  <w:txbxContent>
                    <w:p w14:paraId="2CB88C9C" w14:textId="77777777" w:rsidR="00A546B7" w:rsidRPr="00081EDD" w:rsidRDefault="00A546B7" w:rsidP="00A546B7">
                      <w:pPr>
                        <w:pStyle w:val="NoSpacing"/>
                        <w:rPr>
                          <w:b/>
                          <w:bCs/>
                          <w:rPrChange w:id="5" w:author="Pandya, Ketan Bhushan" w:date="2021-12-12T13:34:00Z">
                            <w:rPr/>
                          </w:rPrChange>
                        </w:rPr>
                      </w:pPr>
                      <w:r w:rsidRPr="00081EDD">
                        <w:rPr>
                          <w:b/>
                          <w:bCs/>
                          <w:rPrChange w:id="6" w:author="Pandya, Ketan Bhushan" w:date="2021-12-12T13:34:00Z">
                            <w:rPr/>
                          </w:rPrChange>
                        </w:rPr>
                        <w:t>FE UI and UX Design Intern</w:t>
                      </w:r>
                      <w:r w:rsidRPr="00081EDD">
                        <w:t xml:space="preserve">, </w:t>
                      </w:r>
                      <w:proofErr w:type="spellStart"/>
                      <w:r w:rsidRPr="00081EDD">
                        <w:t>Virsec</w:t>
                      </w:r>
                      <w:proofErr w:type="spellEnd"/>
                      <w:r w:rsidRPr="00081EDD">
                        <w:t xml:space="preserve"> Systems</w:t>
                      </w:r>
                    </w:p>
                    <w:p w14:paraId="3EF70162" w14:textId="77777777" w:rsidR="00A546B7" w:rsidRPr="00B64567" w:rsidRDefault="00A546B7" w:rsidP="00A546B7">
                      <w:pPr>
                        <w:pStyle w:val="NoSpacing"/>
                      </w:pPr>
                      <w:r w:rsidRPr="00B64567">
                        <w:t>Remote, June 2021 – August 2021</w:t>
                      </w:r>
                    </w:p>
                    <w:p w14:paraId="24FCD5BC" w14:textId="77777777" w:rsidR="00A546B7" w:rsidRPr="00B64567" w:rsidRDefault="00A546B7">
                      <w:pPr>
                        <w:pStyle w:val="NoSpacing"/>
                        <w:numPr>
                          <w:ilvl w:val="0"/>
                          <w:numId w:val="13"/>
                        </w:numPr>
                        <w:pPrChange w:id="7" w:author="Pandya, Ketan Bhushan" w:date="2021-12-12T13:32: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r w:rsidRPr="00B64567">
                        <w:t>Worked with product owners and stakeholders to gather requirements and present designs/iterations</w:t>
                      </w:r>
                      <w:ins w:id="8" w:author="Pandya, Ketan Bhushan" w:date="2022-01-13T11:27:00Z">
                        <w:r>
                          <w:t xml:space="preserve"> for the cybersecurity platform</w:t>
                        </w:r>
                      </w:ins>
                    </w:p>
                    <w:p w14:paraId="0F632BA1" w14:textId="053CC4C6" w:rsidR="001C7E2F" w:rsidRPr="00B64567" w:rsidRDefault="00A546B7">
                      <w:pPr>
                        <w:pStyle w:val="NoSpacing"/>
                        <w:numPr>
                          <w:ilvl w:val="0"/>
                          <w:numId w:val="13"/>
                        </w:numPr>
                        <w:pPrChange w:id="9" w:author="Pandya, Ketan Bhushan" w:date="2021-12-12T13:33: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r w:rsidRPr="00B64567">
                        <w:t>Designed the UX and UI for dashboards and admin utilities</w:t>
                      </w:r>
                      <w:r w:rsidR="00494DF7">
                        <w:t xml:space="preserve"> to facilitate quick action on CVE insights to ensure a more secure organization</w:t>
                      </w:r>
                    </w:p>
                  </w:txbxContent>
                </v:textbox>
              </v:shape>
            </w:pict>
          </mc:Fallback>
        </mc:AlternateContent>
      </w:r>
      <w:r>
        <w:rPr>
          <w:noProof/>
        </w:rPr>
        <mc:AlternateContent>
          <mc:Choice Requires="wps">
            <w:drawing>
              <wp:anchor distT="0" distB="0" distL="114300" distR="114300" simplePos="0" relativeHeight="251647488" behindDoc="0" locked="0" layoutInCell="1" allowOverlap="1" wp14:anchorId="182E6014" wp14:editId="2F0D3886">
                <wp:simplePos x="0" y="0"/>
                <wp:positionH relativeFrom="column">
                  <wp:posOffset>1616659</wp:posOffset>
                </wp:positionH>
                <wp:positionV relativeFrom="paragraph">
                  <wp:posOffset>3116275</wp:posOffset>
                </wp:positionV>
                <wp:extent cx="5123180" cy="2852928"/>
                <wp:effectExtent l="0" t="0" r="0" b="0"/>
                <wp:wrapNone/>
                <wp:docPr id="93" name="Job Title…">
                  <a:extLst xmlns:a="http://schemas.openxmlformats.org/drawingml/2006/main">
                    <a:ext uri="{FF2B5EF4-FFF2-40B4-BE49-F238E27FC236}">
                      <a16:creationId xmlns:a16="http://schemas.microsoft.com/office/drawing/2014/main" id="{92776754-FE41-1D42-AD8D-C828C75D227D}"/>
                    </a:ext>
                  </a:extLst>
                </wp:docPr>
                <wp:cNvGraphicFramePr/>
                <a:graphic xmlns:a="http://schemas.openxmlformats.org/drawingml/2006/main">
                  <a:graphicData uri="http://schemas.microsoft.com/office/word/2010/wordprocessingShape">
                    <wps:wsp>
                      <wps:cNvSpPr txBox="1"/>
                      <wps:spPr>
                        <a:xfrm>
                          <a:off x="0" y="0"/>
                          <a:ext cx="5123180" cy="2852928"/>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14:paraId="0B42209E" w14:textId="4BF5E549" w:rsidR="001C7E2F" w:rsidRPr="00081EDD" w:rsidRDefault="00A546B7" w:rsidP="00B024D0">
                            <w:pPr>
                              <w:pStyle w:val="NoSpacing"/>
                              <w:rPr>
                                <w:b/>
                                <w:bCs/>
                                <w:rPrChange w:id="10" w:author="Pandya, Ketan Bhushan" w:date="2021-12-12T13:34:00Z">
                                  <w:rPr/>
                                </w:rPrChange>
                              </w:rPr>
                            </w:pPr>
                            <w:r>
                              <w:rPr>
                                <w:b/>
                                <w:bCs/>
                              </w:rPr>
                              <w:t>User Experience Designer II</w:t>
                            </w:r>
                            <w:r w:rsidR="001C7E2F" w:rsidRPr="00081EDD">
                              <w:t xml:space="preserve">, </w:t>
                            </w:r>
                            <w:r>
                              <w:t>Appian Corporation</w:t>
                            </w:r>
                          </w:p>
                          <w:p w14:paraId="53C26E39" w14:textId="5F65C8D0" w:rsidR="001C7E2F" w:rsidRPr="00B64567" w:rsidRDefault="00A546B7" w:rsidP="00B024D0">
                            <w:pPr>
                              <w:pStyle w:val="NoSpacing"/>
                            </w:pPr>
                            <w:r>
                              <w:t>McLean, VA</w:t>
                            </w:r>
                            <w:r w:rsidR="001C7E2F" w:rsidRPr="00B64567">
                              <w:t xml:space="preserve">, </w:t>
                            </w:r>
                            <w:r>
                              <w:t>July</w:t>
                            </w:r>
                            <w:r w:rsidR="001C7E2F" w:rsidRPr="00B64567">
                              <w:t xml:space="preserve"> 202</w:t>
                            </w:r>
                            <w:r>
                              <w:t>2</w:t>
                            </w:r>
                            <w:r w:rsidR="001C7E2F" w:rsidRPr="00B64567">
                              <w:t xml:space="preserve"> – </w:t>
                            </w:r>
                            <w:r>
                              <w:t>current</w:t>
                            </w:r>
                          </w:p>
                          <w:p w14:paraId="79F8E289" w14:textId="10BE4CE7" w:rsidR="00A546B7" w:rsidRDefault="00494DF7" w:rsidP="00494DF7">
                            <w:pPr>
                              <w:pStyle w:val="NoSpacing"/>
                              <w:numPr>
                                <w:ilvl w:val="0"/>
                                <w:numId w:val="13"/>
                              </w:numPr>
                            </w:pPr>
                            <w:r>
                              <w:t>Primary UX designer on agile teams designing no-code workflow creation &amp; process management tools used by major organizations (T. Rowe Price, RFM, DTCC, Department of the Interior, etc.)</w:t>
                            </w:r>
                          </w:p>
                          <w:p w14:paraId="163E8BAF" w14:textId="0CFBE8C5" w:rsidR="00A546B7" w:rsidRDefault="00494DF7" w:rsidP="00A546B7">
                            <w:pPr>
                              <w:pStyle w:val="NoSpacing"/>
                              <w:numPr>
                                <w:ilvl w:val="0"/>
                                <w:numId w:val="13"/>
                              </w:numPr>
                            </w:pPr>
                            <w:r>
                              <w:t>Works closely with PO, product engineers, and other stakeholders to understand business and technical constraints and advocate for an ideal user experience including competitive research, stakeholder and user interviews, an iterative design process, usability studies, and close review of implementation</w:t>
                            </w:r>
                          </w:p>
                          <w:p w14:paraId="30338375" w14:textId="01251AFF" w:rsidR="00A546B7" w:rsidRDefault="00494DF7" w:rsidP="00A546B7">
                            <w:pPr>
                              <w:pStyle w:val="NoSpacing"/>
                              <w:numPr>
                                <w:ilvl w:val="0"/>
                                <w:numId w:val="13"/>
                              </w:numPr>
                            </w:pPr>
                            <w:r>
                              <w:t>Drives improvement of core product through interactions with teams implementing for customers, documenting potential improvements</w:t>
                            </w:r>
                          </w:p>
                          <w:p w14:paraId="5A019BB3" w14:textId="5032F228" w:rsidR="00A546B7" w:rsidRDefault="00494DF7" w:rsidP="00EB38CA">
                            <w:pPr>
                              <w:pStyle w:val="NoSpacing"/>
                              <w:numPr>
                                <w:ilvl w:val="0"/>
                                <w:numId w:val="13"/>
                              </w:numPr>
                            </w:pPr>
                            <w:r>
                              <w:t>Led the initiative to establish usability testing practices with internal/external users for the Solutions SBU</w:t>
                            </w:r>
                          </w:p>
                          <w:p w14:paraId="13C04778" w14:textId="0F593DF6" w:rsidR="00A546B7" w:rsidRDefault="00494DF7" w:rsidP="00A546B7">
                            <w:pPr>
                              <w:pStyle w:val="NoSpacing"/>
                              <w:numPr>
                                <w:ilvl w:val="0"/>
                                <w:numId w:val="13"/>
                              </w:numPr>
                            </w:pPr>
                            <w:r>
                              <w:t>Leads design system development, adoption by 400+ external users</w:t>
                            </w:r>
                          </w:p>
                          <w:p w14:paraId="7A246BDD" w14:textId="2A844BEF" w:rsidR="00226BCC" w:rsidRPr="00B64567" w:rsidRDefault="00494DF7" w:rsidP="00A546B7">
                            <w:pPr>
                              <w:pStyle w:val="NoSpacing"/>
                              <w:numPr>
                                <w:ilvl w:val="0"/>
                                <w:numId w:val="13"/>
                              </w:numPr>
                            </w:pPr>
                            <w:r>
                              <w:t>Mentors new UX designers, ensures ongoing development for UX team through regular knowledge sharing</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182E6014" id="_x0000_s1027" type="#_x0000_t202" style="position:absolute;margin-left:127.3pt;margin-top:245.4pt;width:403.4pt;height:224.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" filled="f" stroked="f" strokeweight=".25pt">
                <v:stroke miterlimit="4"/>
                <v:textbox inset=".84333mm,.84333mm,.84333mm,.84333mm">
                  <w:txbxContent>
                    <w:p w14:paraId="0B42209E" w14:textId="4BF5E549" w:rsidR="001C7E2F" w:rsidRPr="00081EDD" w:rsidRDefault="00A546B7" w:rsidP="00B024D0">
                      <w:pPr>
                        <w:pStyle w:val="NoSpacing"/>
                        <w:rPr>
                          <w:b/>
                          <w:bCs/>
                          <w:rPrChange w:id="11" w:author="Pandya, Ketan Bhushan" w:date="2021-12-12T13:34:00Z">
                            <w:rPr/>
                          </w:rPrChange>
                        </w:rPr>
                      </w:pPr>
                      <w:r>
                        <w:rPr>
                          <w:b/>
                          <w:bCs/>
                        </w:rPr>
                        <w:t>User Experience Designer II</w:t>
                      </w:r>
                      <w:r w:rsidR="001C7E2F" w:rsidRPr="00081EDD">
                        <w:t xml:space="preserve">, </w:t>
                      </w:r>
                      <w:r>
                        <w:t>Appian Corporation</w:t>
                      </w:r>
                    </w:p>
                    <w:p w14:paraId="53C26E39" w14:textId="5F65C8D0" w:rsidR="001C7E2F" w:rsidRPr="00B64567" w:rsidRDefault="00A546B7" w:rsidP="00B024D0">
                      <w:pPr>
                        <w:pStyle w:val="NoSpacing"/>
                      </w:pPr>
                      <w:r>
                        <w:t>McLean, VA</w:t>
                      </w:r>
                      <w:r w:rsidR="001C7E2F" w:rsidRPr="00B64567">
                        <w:t xml:space="preserve">, </w:t>
                      </w:r>
                      <w:r>
                        <w:t>July</w:t>
                      </w:r>
                      <w:r w:rsidR="001C7E2F" w:rsidRPr="00B64567">
                        <w:t xml:space="preserve"> 202</w:t>
                      </w:r>
                      <w:r>
                        <w:t>2</w:t>
                      </w:r>
                      <w:r w:rsidR="001C7E2F" w:rsidRPr="00B64567">
                        <w:t xml:space="preserve"> – </w:t>
                      </w:r>
                      <w:r>
                        <w:t>current</w:t>
                      </w:r>
                    </w:p>
                    <w:p w14:paraId="79F8E289" w14:textId="10BE4CE7" w:rsidR="00A546B7" w:rsidRDefault="00494DF7" w:rsidP="00494DF7">
                      <w:pPr>
                        <w:pStyle w:val="NoSpacing"/>
                        <w:numPr>
                          <w:ilvl w:val="0"/>
                          <w:numId w:val="13"/>
                        </w:numPr>
                      </w:pPr>
                      <w:r>
                        <w:t>Primary UX designer on agile teams designing no-code workflow creation &amp; process management tools used by major organizations (T. Rowe Price, RFM, DTCC, Department of the Interior, etc.)</w:t>
                      </w:r>
                    </w:p>
                    <w:p w14:paraId="163E8BAF" w14:textId="0CFBE8C5" w:rsidR="00A546B7" w:rsidRDefault="00494DF7" w:rsidP="00A546B7">
                      <w:pPr>
                        <w:pStyle w:val="NoSpacing"/>
                        <w:numPr>
                          <w:ilvl w:val="0"/>
                          <w:numId w:val="13"/>
                        </w:numPr>
                      </w:pPr>
                      <w:r>
                        <w:t>Works closely with PO, product engineers, and other stakeholders to understand business and technical constraints and advocate for an ideal user experience including competitive research, stakeholder and user interviews, an iterative design process, usability studies, and close review of implementation</w:t>
                      </w:r>
                    </w:p>
                    <w:p w14:paraId="30338375" w14:textId="01251AFF" w:rsidR="00A546B7" w:rsidRDefault="00494DF7" w:rsidP="00A546B7">
                      <w:pPr>
                        <w:pStyle w:val="NoSpacing"/>
                        <w:numPr>
                          <w:ilvl w:val="0"/>
                          <w:numId w:val="13"/>
                        </w:numPr>
                      </w:pPr>
                      <w:r>
                        <w:t>Drives improvement of core product through interactions with teams implementing for customers, documenting potential improvements</w:t>
                      </w:r>
                    </w:p>
                    <w:p w14:paraId="5A019BB3" w14:textId="5032F228" w:rsidR="00A546B7" w:rsidRDefault="00494DF7" w:rsidP="00EB38CA">
                      <w:pPr>
                        <w:pStyle w:val="NoSpacing"/>
                        <w:numPr>
                          <w:ilvl w:val="0"/>
                          <w:numId w:val="13"/>
                        </w:numPr>
                      </w:pPr>
                      <w:r>
                        <w:t>Led the initiative to establish usability testing practices with internal/external users for the Solutions SBU</w:t>
                      </w:r>
                    </w:p>
                    <w:p w14:paraId="13C04778" w14:textId="0F593DF6" w:rsidR="00A546B7" w:rsidRDefault="00494DF7" w:rsidP="00A546B7">
                      <w:pPr>
                        <w:pStyle w:val="NoSpacing"/>
                        <w:numPr>
                          <w:ilvl w:val="0"/>
                          <w:numId w:val="13"/>
                        </w:numPr>
                      </w:pPr>
                      <w:r>
                        <w:t>Leads design system development, adoption by 400+ external users</w:t>
                      </w:r>
                    </w:p>
                    <w:p w14:paraId="7A246BDD" w14:textId="2A844BEF" w:rsidR="00226BCC" w:rsidRPr="00B64567" w:rsidRDefault="00494DF7" w:rsidP="00A546B7">
                      <w:pPr>
                        <w:pStyle w:val="NoSpacing"/>
                        <w:numPr>
                          <w:ilvl w:val="0"/>
                          <w:numId w:val="13"/>
                        </w:numPr>
                      </w:pPr>
                      <w:r>
                        <w:t>Mentors new UX designers, ensures ongoing development for UX team through regular knowledge sharing</w:t>
                      </w:r>
                    </w:p>
                  </w:txbxContent>
                </v:textbox>
              </v:shape>
            </w:pict>
          </mc:Fallback>
        </mc:AlternateContent>
      </w:r>
      <w:r w:rsidR="0031761B" w:rsidRPr="00B33839">
        <w:rPr>
          <w:noProof/>
        </w:rPr>
        <mc:AlternateContent>
          <mc:Choice Requires="wps">
            <w:drawing>
              <wp:anchor distT="0" distB="0" distL="114300" distR="114300" simplePos="0" relativeHeight="251670016" behindDoc="0" locked="0" layoutInCell="1" allowOverlap="1" wp14:anchorId="7EA30DEF" wp14:editId="3C848D7C">
                <wp:simplePos x="0" y="0"/>
                <wp:positionH relativeFrom="column">
                  <wp:posOffset>-674370</wp:posOffset>
                </wp:positionH>
                <wp:positionV relativeFrom="paragraph">
                  <wp:posOffset>6373495</wp:posOffset>
                </wp:positionV>
                <wp:extent cx="1876425" cy="199390"/>
                <wp:effectExtent l="0" t="0" r="9525" b="5715"/>
                <wp:wrapNone/>
                <wp:docPr id="69" name="ZoneTexte 108"/>
                <wp:cNvGraphicFramePr/>
                <a:graphic xmlns:a="http://schemas.openxmlformats.org/drawingml/2006/main">
                  <a:graphicData uri="http://schemas.microsoft.com/office/word/2010/wordprocessingShape">
                    <wps:wsp>
                      <wps:cNvSpPr txBox="1"/>
                      <wps:spPr>
                        <a:xfrm>
                          <a:off x="0" y="0"/>
                          <a:ext cx="1876425" cy="199390"/>
                        </a:xfrm>
                        <a:prstGeom prst="rect">
                          <a:avLst/>
                        </a:prstGeom>
                        <a:noFill/>
                        <a:ln w="3175" cap="flat">
                          <a:noFill/>
                          <a:miter lim="400000"/>
                        </a:ln>
                        <a:effectLst/>
                        <a:sp3d/>
                      </wps:spPr>
                      <wps:txbx>
                        <w:txbxContent>
                          <w:p w14:paraId="62F60AD0" w14:textId="525D7C6D" w:rsidR="00B5633D"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UX Y’all Conference</w:t>
                            </w:r>
                          </w:p>
                          <w:p w14:paraId="41A2D1A3" w14:textId="77777777" w:rsidR="00B5633D" w:rsidRDefault="00B5633D" w:rsidP="00995783">
                            <w:pPr>
                              <w:pStyle w:val="NoSpacing"/>
                              <w:spacing w:line="276" w:lineRule="auto"/>
                              <w:rPr>
                                <w:rFonts w:asciiTheme="majorHAnsi" w:hAnsiTheme="majorHAnsi" w:cstheme="majorHAnsi"/>
                              </w:rPr>
                            </w:pPr>
                            <w:r>
                              <w:rPr>
                                <w:rFonts w:asciiTheme="majorHAnsi" w:hAnsiTheme="majorHAnsi" w:cstheme="majorHAnsi"/>
                              </w:rPr>
                              <w:t>Keynote Co-Director and</w:t>
                            </w:r>
                          </w:p>
                          <w:p w14:paraId="64E1AE55" w14:textId="742833E0" w:rsidR="00B33839" w:rsidRPr="009B2C5E" w:rsidRDefault="00B5633D" w:rsidP="00995783">
                            <w:pPr>
                              <w:pStyle w:val="NoSpacing"/>
                              <w:spacing w:line="276" w:lineRule="auto"/>
                              <w:rPr>
                                <w:rFonts w:asciiTheme="majorHAnsi" w:hAnsiTheme="majorHAnsi" w:cstheme="majorHAnsi"/>
                              </w:rPr>
                            </w:pPr>
                            <w:r>
                              <w:rPr>
                                <w:rFonts w:asciiTheme="majorHAnsi" w:hAnsiTheme="majorHAnsi" w:cstheme="majorHAnsi"/>
                              </w:rPr>
                              <w:t>Tech Support</w:t>
                            </w:r>
                            <w:r w:rsidR="00B33839" w:rsidRPr="009B2C5E">
                              <w:rPr>
                                <w:rFonts w:asciiTheme="majorHAnsi" w:hAnsiTheme="majorHAnsi" w:cstheme="majorHAnsi"/>
                              </w:rPr>
                              <w:t>, 2021</w:t>
                            </w:r>
                          </w:p>
                          <w:p w14:paraId="5B3642D8" w14:textId="77777777" w:rsidR="00D82B30"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Student Communications</w:t>
                            </w:r>
                          </w:p>
                          <w:p w14:paraId="40E9D077" w14:textId="3D2E5571" w:rsidR="00B33839" w:rsidRPr="009B2C5E"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Advisory Board, 2018</w:t>
                            </w:r>
                            <w:r w:rsidR="00CC6360" w:rsidRPr="009B2C5E">
                              <w:rPr>
                                <w:rFonts w:asciiTheme="majorHAnsi" w:hAnsiTheme="majorHAnsi" w:cstheme="majorHAnsi"/>
                              </w:rPr>
                              <w:t>-</w:t>
                            </w:r>
                            <w:r w:rsidRPr="009B2C5E">
                              <w:rPr>
                                <w:rFonts w:asciiTheme="majorHAnsi" w:hAnsiTheme="majorHAnsi" w:cstheme="majorHAnsi"/>
                              </w:rPr>
                              <w:t>2020</w:t>
                            </w:r>
                          </w:p>
                          <w:p w14:paraId="5B01BD98" w14:textId="77777777" w:rsidR="00D82B30"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 xml:space="preserve">VT </w:t>
                            </w:r>
                            <w:r w:rsidR="009B2C5E" w:rsidRPr="009B2C5E">
                              <w:rPr>
                                <w:rFonts w:asciiTheme="majorHAnsi" w:hAnsiTheme="majorHAnsi" w:cstheme="majorHAnsi"/>
                              </w:rPr>
                              <w:t>Student</w:t>
                            </w:r>
                          </w:p>
                          <w:p w14:paraId="64EF3A0C" w14:textId="5C63C69A" w:rsidR="00B33839" w:rsidRPr="009B2C5E" w:rsidRDefault="009B2C5E" w:rsidP="00995783">
                            <w:pPr>
                              <w:pStyle w:val="NoSpacing"/>
                              <w:spacing w:line="276" w:lineRule="auto"/>
                              <w:rPr>
                                <w:rFonts w:asciiTheme="majorHAnsi" w:hAnsiTheme="majorHAnsi" w:cstheme="majorHAnsi"/>
                              </w:rPr>
                            </w:pPr>
                            <w:r w:rsidRPr="009B2C5E">
                              <w:rPr>
                                <w:rFonts w:asciiTheme="majorHAnsi" w:hAnsiTheme="majorHAnsi" w:cstheme="majorHAnsi"/>
                              </w:rPr>
                              <w:t>Government</w:t>
                            </w:r>
                            <w:r w:rsidR="00B33839" w:rsidRPr="009B2C5E">
                              <w:rPr>
                                <w:rFonts w:asciiTheme="majorHAnsi" w:hAnsiTheme="majorHAnsi" w:cstheme="majorHAnsi"/>
                              </w:rPr>
                              <w:t>: Outreach, 2017</w:t>
                            </w:r>
                          </w:p>
                          <w:p w14:paraId="4892CFE0" w14:textId="34A90F29" w:rsidR="00B33839" w:rsidRPr="009B2C5E"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Eagle Scout, 2016</w:t>
                            </w:r>
                            <w:r w:rsidR="0031761B">
                              <w:rPr>
                                <w:rFonts w:asciiTheme="majorHAnsi" w:hAnsiTheme="majorHAnsi" w:cstheme="majorHAnsi"/>
                              </w:rPr>
                              <w:t>``</w:t>
                            </w:r>
                          </w:p>
                        </w:txbxContent>
                      </wps:txbx>
                      <wps:bodyPr rot="0" spcFirstLastPara="1" vert="horz" wrap="square" lIns="30360" tIns="30360" rIns="30360" bIns="30360" numCol="1" spcCol="38100" rtlCol="0" anchor="ctr">
                        <a:spAutoFit/>
                      </wps:bodyPr>
                    </wps:wsp>
                  </a:graphicData>
                </a:graphic>
                <wp14:sizeRelH relativeFrom="margin">
                  <wp14:pctWidth>0</wp14:pctWidth>
                </wp14:sizeRelH>
              </wp:anchor>
            </w:drawing>
          </mc:Choice>
          <mc:Fallback>
            <w:pict>
              <v:shape w14:anchorId="7EA30DEF" id="ZoneTexte 108" o:spid="_x0000_s1028" type="#_x0000_t202" style="position:absolute;margin-left:-53.1pt;margin-top:501.85pt;width:147.75pt;height:15.7pt;z-index:251670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" filled="f" stroked="f" strokeweight=".25pt">
                <v:stroke miterlimit="4"/>
                <v:textbox style="mso-fit-shape-to-text:t" inset=".84333mm,.84333mm,.84333mm,.84333mm">
                  <w:txbxContent>
                    <w:p w14:paraId="62F60AD0" w14:textId="525D7C6D" w:rsidR="00B5633D"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UX Y’all Conference</w:t>
                      </w:r>
                    </w:p>
                    <w:p w14:paraId="41A2D1A3" w14:textId="77777777" w:rsidR="00B5633D" w:rsidRDefault="00B5633D" w:rsidP="00995783">
                      <w:pPr>
                        <w:pStyle w:val="NoSpacing"/>
                        <w:spacing w:line="276" w:lineRule="auto"/>
                        <w:rPr>
                          <w:rFonts w:asciiTheme="majorHAnsi" w:hAnsiTheme="majorHAnsi" w:cstheme="majorHAnsi"/>
                        </w:rPr>
                      </w:pPr>
                      <w:r>
                        <w:rPr>
                          <w:rFonts w:asciiTheme="majorHAnsi" w:hAnsiTheme="majorHAnsi" w:cstheme="majorHAnsi"/>
                        </w:rPr>
                        <w:t>Keynote Co-Director and</w:t>
                      </w:r>
                    </w:p>
                    <w:p w14:paraId="64E1AE55" w14:textId="742833E0" w:rsidR="00B33839" w:rsidRPr="009B2C5E" w:rsidRDefault="00B5633D" w:rsidP="00995783">
                      <w:pPr>
                        <w:pStyle w:val="NoSpacing"/>
                        <w:spacing w:line="276" w:lineRule="auto"/>
                        <w:rPr>
                          <w:rFonts w:asciiTheme="majorHAnsi" w:hAnsiTheme="majorHAnsi" w:cstheme="majorHAnsi"/>
                        </w:rPr>
                      </w:pPr>
                      <w:r>
                        <w:rPr>
                          <w:rFonts w:asciiTheme="majorHAnsi" w:hAnsiTheme="majorHAnsi" w:cstheme="majorHAnsi"/>
                        </w:rPr>
                        <w:t>Tech Support</w:t>
                      </w:r>
                      <w:r w:rsidR="00B33839" w:rsidRPr="009B2C5E">
                        <w:rPr>
                          <w:rFonts w:asciiTheme="majorHAnsi" w:hAnsiTheme="majorHAnsi" w:cstheme="majorHAnsi"/>
                        </w:rPr>
                        <w:t>, 2021</w:t>
                      </w:r>
                    </w:p>
                    <w:p w14:paraId="5B3642D8" w14:textId="77777777" w:rsidR="00D82B30"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Student Communications</w:t>
                      </w:r>
                    </w:p>
                    <w:p w14:paraId="40E9D077" w14:textId="3D2E5571" w:rsidR="00B33839" w:rsidRPr="009B2C5E"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Advisory Board, 2018</w:t>
                      </w:r>
                      <w:r w:rsidR="00CC6360" w:rsidRPr="009B2C5E">
                        <w:rPr>
                          <w:rFonts w:asciiTheme="majorHAnsi" w:hAnsiTheme="majorHAnsi" w:cstheme="majorHAnsi"/>
                        </w:rPr>
                        <w:t>-</w:t>
                      </w:r>
                      <w:r w:rsidRPr="009B2C5E">
                        <w:rPr>
                          <w:rFonts w:asciiTheme="majorHAnsi" w:hAnsiTheme="majorHAnsi" w:cstheme="majorHAnsi"/>
                        </w:rPr>
                        <w:t>2020</w:t>
                      </w:r>
                    </w:p>
                    <w:p w14:paraId="5B01BD98" w14:textId="77777777" w:rsidR="00D82B30"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 xml:space="preserve">VT </w:t>
                      </w:r>
                      <w:r w:rsidR="009B2C5E" w:rsidRPr="009B2C5E">
                        <w:rPr>
                          <w:rFonts w:asciiTheme="majorHAnsi" w:hAnsiTheme="majorHAnsi" w:cstheme="majorHAnsi"/>
                        </w:rPr>
                        <w:t>Student</w:t>
                      </w:r>
                    </w:p>
                    <w:p w14:paraId="64EF3A0C" w14:textId="5C63C69A" w:rsidR="00B33839" w:rsidRPr="009B2C5E" w:rsidRDefault="009B2C5E" w:rsidP="00995783">
                      <w:pPr>
                        <w:pStyle w:val="NoSpacing"/>
                        <w:spacing w:line="276" w:lineRule="auto"/>
                        <w:rPr>
                          <w:rFonts w:asciiTheme="majorHAnsi" w:hAnsiTheme="majorHAnsi" w:cstheme="majorHAnsi"/>
                        </w:rPr>
                      </w:pPr>
                      <w:r w:rsidRPr="009B2C5E">
                        <w:rPr>
                          <w:rFonts w:asciiTheme="majorHAnsi" w:hAnsiTheme="majorHAnsi" w:cstheme="majorHAnsi"/>
                        </w:rPr>
                        <w:t>Government</w:t>
                      </w:r>
                      <w:r w:rsidR="00B33839" w:rsidRPr="009B2C5E">
                        <w:rPr>
                          <w:rFonts w:asciiTheme="majorHAnsi" w:hAnsiTheme="majorHAnsi" w:cstheme="majorHAnsi"/>
                        </w:rPr>
                        <w:t>: Outreach, 2017</w:t>
                      </w:r>
                    </w:p>
                    <w:p w14:paraId="4892CFE0" w14:textId="34A90F29" w:rsidR="00B33839" w:rsidRPr="009B2C5E" w:rsidRDefault="00B33839" w:rsidP="00995783">
                      <w:pPr>
                        <w:pStyle w:val="NoSpacing"/>
                        <w:spacing w:line="276" w:lineRule="auto"/>
                        <w:rPr>
                          <w:rFonts w:asciiTheme="majorHAnsi" w:hAnsiTheme="majorHAnsi" w:cstheme="majorHAnsi"/>
                        </w:rPr>
                      </w:pPr>
                      <w:r w:rsidRPr="009B2C5E">
                        <w:rPr>
                          <w:rFonts w:asciiTheme="majorHAnsi" w:hAnsiTheme="majorHAnsi" w:cstheme="majorHAnsi"/>
                        </w:rPr>
                        <w:t>Eagle Scout, 2016</w:t>
                      </w:r>
                      <w:r w:rsidR="0031761B">
                        <w:rPr>
                          <w:rFonts w:asciiTheme="majorHAnsi" w:hAnsiTheme="majorHAnsi" w:cstheme="majorHAnsi"/>
                        </w:rPr>
                        <w:t>``</w:t>
                      </w:r>
                    </w:p>
                  </w:txbxContent>
                </v:textbox>
              </v:shape>
            </w:pict>
          </mc:Fallback>
        </mc:AlternateContent>
      </w:r>
      <w:r w:rsidR="0031761B" w:rsidRPr="006B090B">
        <w:rPr>
          <w:noProof/>
        </w:rPr>
        <mc:AlternateContent>
          <mc:Choice Requires="wps">
            <w:drawing>
              <wp:anchor distT="0" distB="0" distL="114300" distR="114300" simplePos="0" relativeHeight="251643392" behindDoc="0" locked="0" layoutInCell="1" allowOverlap="1" wp14:anchorId="3E993BC7" wp14:editId="60B2B7D8">
                <wp:simplePos x="0" y="0"/>
                <wp:positionH relativeFrom="column">
                  <wp:posOffset>-664845</wp:posOffset>
                </wp:positionH>
                <wp:positionV relativeFrom="paragraph">
                  <wp:posOffset>4027170</wp:posOffset>
                </wp:positionV>
                <wp:extent cx="1685925" cy="199390"/>
                <wp:effectExtent l="0" t="0" r="9525" b="0"/>
                <wp:wrapNone/>
                <wp:docPr id="59" name="ZoneTexte 108"/>
                <wp:cNvGraphicFramePr/>
                <a:graphic xmlns:a="http://schemas.openxmlformats.org/drawingml/2006/main">
                  <a:graphicData uri="http://schemas.microsoft.com/office/word/2010/wordprocessingShape">
                    <wps:wsp>
                      <wps:cNvSpPr txBox="1"/>
                      <wps:spPr>
                        <a:xfrm>
                          <a:off x="0" y="0"/>
                          <a:ext cx="1685925" cy="199390"/>
                        </a:xfrm>
                        <a:prstGeom prst="rect">
                          <a:avLst/>
                        </a:prstGeom>
                        <a:noFill/>
                        <a:ln w="3175" cap="flat">
                          <a:noFill/>
                          <a:miter lim="400000"/>
                        </a:ln>
                        <a:effectLst/>
                        <a:sp3d/>
                      </wps:spPr>
                      <wps:txbx>
                        <w:txbxContent>
                          <w:p w14:paraId="5E2D348E" w14:textId="16370A76" w:rsidR="009B5F58" w:rsidRDefault="009B5F58" w:rsidP="00995783">
                            <w:pPr>
                              <w:pStyle w:val="NoSpacing"/>
                              <w:spacing w:line="276" w:lineRule="auto"/>
                              <w:rPr>
                                <w:rFonts w:asciiTheme="majorHAnsi" w:hAnsiTheme="majorHAnsi" w:cstheme="majorHAnsi"/>
                              </w:rPr>
                            </w:pPr>
                            <w:r>
                              <w:rPr>
                                <w:rFonts w:asciiTheme="majorHAnsi" w:hAnsiTheme="majorHAnsi" w:cstheme="majorHAnsi"/>
                              </w:rPr>
                              <w:t xml:space="preserve">Shift Nudge </w:t>
                            </w:r>
                            <w:r w:rsidRPr="009B5F58">
                              <w:rPr>
                                <w:rFonts w:asciiTheme="majorHAnsi" w:hAnsiTheme="majorHAnsi" w:cstheme="majorHAnsi"/>
                              </w:rPr>
                              <w:t>Certificate of Interface Design</w:t>
                            </w:r>
                            <w:r>
                              <w:rPr>
                                <w:rFonts w:asciiTheme="majorHAnsi" w:hAnsiTheme="majorHAnsi" w:cstheme="majorHAnsi"/>
                              </w:rPr>
                              <w:t>, 2023</w:t>
                            </w:r>
                          </w:p>
                          <w:p w14:paraId="6601C181" w14:textId="4143B96C" w:rsidR="008D73E9" w:rsidRDefault="008D73E9" w:rsidP="00995783">
                            <w:pPr>
                              <w:pStyle w:val="NoSpacing"/>
                              <w:spacing w:line="276" w:lineRule="auto"/>
                              <w:rPr>
                                <w:rFonts w:asciiTheme="majorHAnsi" w:hAnsiTheme="majorHAnsi" w:cstheme="majorHAnsi"/>
                              </w:rPr>
                            </w:pPr>
                            <w:r>
                              <w:rPr>
                                <w:rFonts w:asciiTheme="majorHAnsi" w:hAnsiTheme="majorHAnsi" w:cstheme="majorHAnsi"/>
                              </w:rPr>
                              <w:t xml:space="preserve">Google </w:t>
                            </w:r>
                            <w:ins w:id="12" w:author="Pandya, Ketan Bhushan" w:date="2022-02-01T11:21:00Z">
                              <w:r w:rsidR="00447B35">
                                <w:rPr>
                                  <w:rFonts w:asciiTheme="majorHAnsi" w:hAnsiTheme="majorHAnsi" w:cstheme="majorHAnsi"/>
                                </w:rPr>
                                <w:t xml:space="preserve">Foundations of </w:t>
                              </w:r>
                            </w:ins>
                            <w:r>
                              <w:rPr>
                                <w:rFonts w:asciiTheme="majorHAnsi" w:hAnsiTheme="majorHAnsi" w:cstheme="majorHAnsi"/>
                              </w:rPr>
                              <w:t>UX Certificate</w:t>
                            </w:r>
                            <w:r w:rsidR="00981512">
                              <w:rPr>
                                <w:rFonts w:asciiTheme="majorHAnsi" w:hAnsiTheme="majorHAnsi" w:cstheme="majorHAnsi"/>
                              </w:rPr>
                              <w:t>, 2021</w:t>
                            </w:r>
                          </w:p>
                          <w:p w14:paraId="156DDDAD" w14:textId="36C2B0B4" w:rsidR="00D82B30"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CITI Social and Behavioral</w:t>
                            </w:r>
                          </w:p>
                          <w:p w14:paraId="5549EFBE" w14:textId="220E30AB"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Research Certificate, 2021</w:t>
                            </w:r>
                          </w:p>
                          <w:p w14:paraId="521C8132" w14:textId="77777777" w:rsidR="00D82B30"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Poynter ACES Certificate</w:t>
                            </w:r>
                          </w:p>
                          <w:p w14:paraId="107F1FDF" w14:textId="4D29A7F0"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in Editing, 2020</w:t>
                            </w:r>
                          </w:p>
                          <w:p w14:paraId="3AF6A3D4" w14:textId="77777777" w:rsidR="00D82B30"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Introductory Lean-Six-Sigma</w:t>
                            </w:r>
                          </w:p>
                          <w:p w14:paraId="4569319B" w14:textId="1D8A441D"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Certificate, 2020</w:t>
                            </w:r>
                          </w:p>
                        </w:txbxContent>
                      </wps:txbx>
                      <wps:bodyPr rot="0" spcFirstLastPara="1" vert="horz" wrap="square" lIns="30360" tIns="30360" rIns="30360" bIns="30360" numCol="1" spcCol="38100" rtlCol="0" anchor="ctr">
                        <a:spAutoFit/>
                      </wps:bodyPr>
                    </wps:wsp>
                  </a:graphicData>
                </a:graphic>
                <wp14:sizeRelH relativeFrom="margin">
                  <wp14:pctWidth>0</wp14:pctWidth>
                </wp14:sizeRelH>
                <wp14:sizeRelV relativeFrom="margin">
                  <wp14:pctHeight>0</wp14:pctHeight>
                </wp14:sizeRelV>
              </wp:anchor>
            </w:drawing>
          </mc:Choice>
          <mc:Fallback>
            <w:pict>
              <v:shape w14:anchorId="3E993BC7" id="_x0000_s1029" type="#_x0000_t202" style="position:absolute;margin-left:-52.35pt;margin-top:317.1pt;width:132.75pt;height:15.7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" filled="f" stroked="f" strokeweight=".25pt">
                <v:stroke miterlimit="4"/>
                <v:textbox style="mso-fit-shape-to-text:t" inset=".84333mm,.84333mm,.84333mm,.84333mm">
                  <w:txbxContent>
                    <w:p w14:paraId="5E2D348E" w14:textId="16370A76" w:rsidR="009B5F58" w:rsidRDefault="009B5F58" w:rsidP="00995783">
                      <w:pPr>
                        <w:pStyle w:val="NoSpacing"/>
                        <w:spacing w:line="276" w:lineRule="auto"/>
                        <w:rPr>
                          <w:rFonts w:asciiTheme="majorHAnsi" w:hAnsiTheme="majorHAnsi" w:cstheme="majorHAnsi"/>
                        </w:rPr>
                      </w:pPr>
                      <w:r>
                        <w:rPr>
                          <w:rFonts w:asciiTheme="majorHAnsi" w:hAnsiTheme="majorHAnsi" w:cstheme="majorHAnsi"/>
                        </w:rPr>
                        <w:t xml:space="preserve">Shift Nudge </w:t>
                      </w:r>
                      <w:r w:rsidRPr="009B5F58">
                        <w:rPr>
                          <w:rFonts w:asciiTheme="majorHAnsi" w:hAnsiTheme="majorHAnsi" w:cstheme="majorHAnsi"/>
                        </w:rPr>
                        <w:t>Certificate of Interface Design</w:t>
                      </w:r>
                      <w:r>
                        <w:rPr>
                          <w:rFonts w:asciiTheme="majorHAnsi" w:hAnsiTheme="majorHAnsi" w:cstheme="majorHAnsi"/>
                        </w:rPr>
                        <w:t>, 2023</w:t>
                      </w:r>
                    </w:p>
                    <w:p w14:paraId="6601C181" w14:textId="4143B96C" w:rsidR="008D73E9" w:rsidRDefault="008D73E9" w:rsidP="00995783">
                      <w:pPr>
                        <w:pStyle w:val="NoSpacing"/>
                        <w:spacing w:line="276" w:lineRule="auto"/>
                        <w:rPr>
                          <w:rFonts w:asciiTheme="majorHAnsi" w:hAnsiTheme="majorHAnsi" w:cstheme="majorHAnsi"/>
                        </w:rPr>
                      </w:pPr>
                      <w:r>
                        <w:rPr>
                          <w:rFonts w:asciiTheme="majorHAnsi" w:hAnsiTheme="majorHAnsi" w:cstheme="majorHAnsi"/>
                        </w:rPr>
                        <w:t xml:space="preserve">Google </w:t>
                      </w:r>
                      <w:ins w:id="13" w:author="Pandya, Ketan Bhushan" w:date="2022-02-01T11:21:00Z">
                        <w:r w:rsidR="00447B35">
                          <w:rPr>
                            <w:rFonts w:asciiTheme="majorHAnsi" w:hAnsiTheme="majorHAnsi" w:cstheme="majorHAnsi"/>
                          </w:rPr>
                          <w:t xml:space="preserve">Foundations of </w:t>
                        </w:r>
                      </w:ins>
                      <w:r>
                        <w:rPr>
                          <w:rFonts w:asciiTheme="majorHAnsi" w:hAnsiTheme="majorHAnsi" w:cstheme="majorHAnsi"/>
                        </w:rPr>
                        <w:t>UX Certificate</w:t>
                      </w:r>
                      <w:r w:rsidR="00981512">
                        <w:rPr>
                          <w:rFonts w:asciiTheme="majorHAnsi" w:hAnsiTheme="majorHAnsi" w:cstheme="majorHAnsi"/>
                        </w:rPr>
                        <w:t>, 2021</w:t>
                      </w:r>
                    </w:p>
                    <w:p w14:paraId="156DDDAD" w14:textId="36C2B0B4" w:rsidR="00D82B30"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CITI Social and Behavioral</w:t>
                      </w:r>
                    </w:p>
                    <w:p w14:paraId="5549EFBE" w14:textId="220E30AB"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Research Certificate, 2021</w:t>
                      </w:r>
                    </w:p>
                    <w:p w14:paraId="521C8132" w14:textId="77777777" w:rsidR="00D82B30"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Poynter ACES Certificate</w:t>
                      </w:r>
                    </w:p>
                    <w:p w14:paraId="107F1FDF" w14:textId="4D29A7F0"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in Editing, 2020</w:t>
                      </w:r>
                    </w:p>
                    <w:p w14:paraId="3AF6A3D4" w14:textId="77777777" w:rsidR="00D82B30"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Introductory Lean-Six-Sigma</w:t>
                      </w:r>
                    </w:p>
                    <w:p w14:paraId="4569319B" w14:textId="1D8A441D"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Certificate, 2020</w:t>
                      </w:r>
                    </w:p>
                  </w:txbxContent>
                </v:textbox>
              </v:shape>
            </w:pict>
          </mc:Fallback>
        </mc:AlternateContent>
      </w:r>
      <w:r w:rsidR="0031761B" w:rsidRPr="006B090B">
        <w:rPr>
          <w:noProof/>
        </w:rPr>
        <mc:AlternateContent>
          <mc:Choice Requires="wps">
            <w:drawing>
              <wp:anchor distT="0" distB="0" distL="114300" distR="114300" simplePos="0" relativeHeight="251663872" behindDoc="0" locked="0" layoutInCell="1" allowOverlap="1" wp14:anchorId="0B62CF8A" wp14:editId="6B591665">
                <wp:simplePos x="0" y="0"/>
                <wp:positionH relativeFrom="column">
                  <wp:posOffset>-686435</wp:posOffset>
                </wp:positionH>
                <wp:positionV relativeFrom="paragraph">
                  <wp:posOffset>3685540</wp:posOffset>
                </wp:positionV>
                <wp:extent cx="1598930" cy="276225"/>
                <wp:effectExtent l="0" t="0" r="1270" b="635"/>
                <wp:wrapNone/>
                <wp:docPr id="58" name="ZoneTexte 106"/>
                <wp:cNvGraphicFramePr/>
                <a:graphic xmlns:a="http://schemas.openxmlformats.org/drawingml/2006/main">
                  <a:graphicData uri="http://schemas.microsoft.com/office/word/2010/wordprocessingShape">
                    <wps:wsp>
                      <wps:cNvSpPr txBox="1"/>
                      <wps:spPr>
                        <a:xfrm>
                          <a:off x="0" y="0"/>
                          <a:ext cx="1598930" cy="276225"/>
                        </a:xfrm>
                        <a:prstGeom prst="rect">
                          <a:avLst/>
                        </a:prstGeom>
                        <a:noFill/>
                        <a:ln w="3175" cap="flat">
                          <a:noFill/>
                          <a:miter lim="400000"/>
                        </a:ln>
                        <a:effectLst/>
                        <a:sp3d/>
                      </wps:spPr>
                      <wps:txbx>
                        <w:txbxContent>
                          <w:p w14:paraId="7679A10C" w14:textId="4B98F7B1" w:rsidR="006B090B" w:rsidRPr="001A1889" w:rsidRDefault="00A71CAD" w:rsidP="006B090B">
                            <w:pPr>
                              <w:pStyle w:val="Heading2"/>
                              <w:rPr>
                                <w:b/>
                                <w:bCs/>
                                <w:sz w:val="28"/>
                                <w:szCs w:val="28"/>
                              </w:rPr>
                            </w:pPr>
                            <w:r>
                              <w:rPr>
                                <w:b/>
                                <w:bCs/>
                                <w:sz w:val="28"/>
                                <w:szCs w:val="28"/>
                              </w:rPr>
                              <w:t>Certificates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0B62CF8A" id="ZoneTexte 106" o:spid="_x0000_s1030" type="#_x0000_t202" style="position:absolute;margin-left:-54.05pt;margin-top:290.2pt;width:125.9pt;height:21.7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" filled="f" stroked="f" strokeweight=".25pt">
                <v:stroke miterlimit="4"/>
                <v:textbox style="mso-fit-shape-to-text:t" inset=".84333mm,.84333mm,.84333mm,.84333mm">
                  <w:txbxContent>
                    <w:p w14:paraId="7679A10C" w14:textId="4B98F7B1" w:rsidR="006B090B" w:rsidRPr="001A1889" w:rsidRDefault="00A71CAD" w:rsidP="006B090B">
                      <w:pPr>
                        <w:pStyle w:val="Heading2"/>
                        <w:rPr>
                          <w:b/>
                          <w:bCs/>
                          <w:sz w:val="28"/>
                          <w:szCs w:val="28"/>
                        </w:rPr>
                      </w:pPr>
                      <w:r>
                        <w:rPr>
                          <w:b/>
                          <w:bCs/>
                          <w:sz w:val="28"/>
                          <w:szCs w:val="28"/>
                        </w:rPr>
                        <w:t>Certificates</w:t>
                      </w:r>
                    </w:p>
                  </w:txbxContent>
                </v:textbox>
              </v:shape>
            </w:pict>
          </mc:Fallback>
        </mc:AlternateContent>
      </w:r>
      <w:r w:rsidR="0031761B">
        <w:rPr>
          <w:noProof/>
        </w:rPr>
        <mc:AlternateContent>
          <mc:Choice Requires="wps">
            <w:drawing>
              <wp:anchor distT="0" distB="0" distL="114300" distR="114300" simplePos="0" relativeHeight="251655680" behindDoc="0" locked="0" layoutInCell="1" allowOverlap="1" wp14:anchorId="0136A1CD" wp14:editId="7DAA4D9C">
                <wp:simplePos x="0" y="0"/>
                <wp:positionH relativeFrom="column">
                  <wp:posOffset>-701040</wp:posOffset>
                </wp:positionH>
                <wp:positionV relativeFrom="paragraph">
                  <wp:posOffset>178435</wp:posOffset>
                </wp:positionV>
                <wp:extent cx="1598930" cy="276225"/>
                <wp:effectExtent l="0" t="0" r="1270" b="635"/>
                <wp:wrapNone/>
                <wp:docPr id="204" name="ZoneTexte 106">
                  <a:extLst xmlns:a="http://schemas.openxmlformats.org/drawingml/2006/main">
                    <a:ext uri="{FF2B5EF4-FFF2-40B4-BE49-F238E27FC236}">
                      <a16:creationId xmlns:a16="http://schemas.microsoft.com/office/drawing/2014/main" id="{7C84ED40-0A5E-5A47-ACDA-58C67EA5C84C}"/>
                    </a:ext>
                  </a:extLst>
                </wp:docPr>
                <wp:cNvGraphicFramePr/>
                <a:graphic xmlns:a="http://schemas.openxmlformats.org/drawingml/2006/main">
                  <a:graphicData uri="http://schemas.microsoft.com/office/word/2010/wordprocessingShape">
                    <wps:wsp>
                      <wps:cNvSpPr txBox="1"/>
                      <wps:spPr>
                        <a:xfrm>
                          <a:off x="0" y="0"/>
                          <a:ext cx="1598930" cy="276225"/>
                        </a:xfrm>
                        <a:prstGeom prst="rect">
                          <a:avLst/>
                        </a:prstGeom>
                        <a:noFill/>
                        <a:ln w="3175" cap="flat">
                          <a:noFill/>
                          <a:miter lim="400000"/>
                        </a:ln>
                        <a:effectLst/>
                        <a:sp3d/>
                      </wps:spPr>
                      <wps:txbx>
                        <w:txbxContent>
                          <w:p w14:paraId="3F81AC52" w14:textId="467281CD" w:rsidR="008B5DB6" w:rsidRPr="001A1889" w:rsidRDefault="00A71CAD" w:rsidP="001A1889">
                            <w:pPr>
                              <w:pStyle w:val="Heading2"/>
                              <w:rPr>
                                <w:b/>
                                <w:bCs/>
                                <w:sz w:val="28"/>
                                <w:szCs w:val="28"/>
                              </w:rPr>
                            </w:pPr>
                            <w:r>
                              <w:rPr>
                                <w:b/>
                                <w:bCs/>
                                <w:sz w:val="28"/>
                                <w:szCs w:val="28"/>
                              </w:rPr>
                              <w:t>Contact</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0136A1CD" id="_x0000_s1031" type="#_x0000_t202" style="position:absolute;margin-left:-55.2pt;margin-top:14.05pt;width:125.9pt;height:21.7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" filled="f" stroked="f" strokeweight=".25pt">
                <v:stroke miterlimit="4"/>
                <v:textbox style="mso-fit-shape-to-text:t" inset=".84333mm,.84333mm,.84333mm,.84333mm">
                  <w:txbxContent>
                    <w:p w14:paraId="3F81AC52" w14:textId="467281CD" w:rsidR="008B5DB6" w:rsidRPr="001A1889" w:rsidRDefault="00A71CAD" w:rsidP="001A1889">
                      <w:pPr>
                        <w:pStyle w:val="Heading2"/>
                        <w:rPr>
                          <w:b/>
                          <w:bCs/>
                          <w:sz w:val="28"/>
                          <w:szCs w:val="28"/>
                        </w:rPr>
                      </w:pPr>
                      <w:r>
                        <w:rPr>
                          <w:b/>
                          <w:bCs/>
                          <w:sz w:val="28"/>
                          <w:szCs w:val="28"/>
                        </w:rPr>
                        <w:t>Contact</w:t>
                      </w:r>
                    </w:p>
                  </w:txbxContent>
                </v:textbox>
              </v:shape>
            </w:pict>
          </mc:Fallback>
        </mc:AlternateContent>
      </w:r>
      <w:r w:rsidR="009B5F58" w:rsidRPr="00B33839">
        <w:rPr>
          <w:noProof/>
        </w:rPr>
        <mc:AlternateContent>
          <mc:Choice Requires="wps">
            <w:drawing>
              <wp:anchor distT="0" distB="0" distL="114300" distR="114300" simplePos="0" relativeHeight="251645440" behindDoc="0" locked="0" layoutInCell="1" allowOverlap="1" wp14:anchorId="2EFC895E" wp14:editId="00E907BC">
                <wp:simplePos x="0" y="0"/>
                <wp:positionH relativeFrom="column">
                  <wp:posOffset>-684530</wp:posOffset>
                </wp:positionH>
                <wp:positionV relativeFrom="paragraph">
                  <wp:posOffset>6051550</wp:posOffset>
                </wp:positionV>
                <wp:extent cx="1598930" cy="276225"/>
                <wp:effectExtent l="0" t="0" r="1270" b="635"/>
                <wp:wrapNone/>
                <wp:docPr id="68" name="ZoneTexte 106"/>
                <wp:cNvGraphicFramePr/>
                <a:graphic xmlns:a="http://schemas.openxmlformats.org/drawingml/2006/main">
                  <a:graphicData uri="http://schemas.microsoft.com/office/word/2010/wordprocessingShape">
                    <wps:wsp>
                      <wps:cNvSpPr txBox="1"/>
                      <wps:spPr>
                        <a:xfrm>
                          <a:off x="0" y="0"/>
                          <a:ext cx="1598930" cy="276225"/>
                        </a:xfrm>
                        <a:prstGeom prst="rect">
                          <a:avLst/>
                        </a:prstGeom>
                        <a:noFill/>
                        <a:ln w="3175" cap="flat">
                          <a:noFill/>
                          <a:miter lim="400000"/>
                        </a:ln>
                        <a:effectLst/>
                        <a:sp3d/>
                      </wps:spPr>
                      <wps:txbx>
                        <w:txbxContent>
                          <w:p w14:paraId="352E95C6" w14:textId="122ADC6D" w:rsidR="00B33839" w:rsidRPr="001A1889" w:rsidRDefault="0007118A" w:rsidP="00B33839">
                            <w:pPr>
                              <w:pStyle w:val="Heading2"/>
                              <w:rPr>
                                <w:b/>
                                <w:bCs/>
                                <w:sz w:val="28"/>
                                <w:szCs w:val="28"/>
                              </w:rPr>
                            </w:pPr>
                            <w:r>
                              <w:rPr>
                                <w:b/>
                                <w:bCs/>
                                <w:sz w:val="28"/>
                                <w:szCs w:val="28"/>
                              </w:rPr>
                              <w:t>Activities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2EFC895E" id="_x0000_s1032" type="#_x0000_t202" style="position:absolute;margin-left:-53.9pt;margin-top:476.5pt;width:125.9pt;height:21.7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" filled="f" stroked="f" strokeweight=".25pt">
                <v:stroke miterlimit="4"/>
                <v:textbox style="mso-fit-shape-to-text:t" inset=".84333mm,.84333mm,.84333mm,.84333mm">
                  <w:txbxContent>
                    <w:p w14:paraId="352E95C6" w14:textId="122ADC6D" w:rsidR="00B33839" w:rsidRPr="001A1889" w:rsidRDefault="0007118A" w:rsidP="00B33839">
                      <w:pPr>
                        <w:pStyle w:val="Heading2"/>
                        <w:rPr>
                          <w:b/>
                          <w:bCs/>
                          <w:sz w:val="28"/>
                          <w:szCs w:val="28"/>
                        </w:rPr>
                      </w:pPr>
                      <w:r>
                        <w:rPr>
                          <w:b/>
                          <w:bCs/>
                          <w:sz w:val="28"/>
                          <w:szCs w:val="28"/>
                        </w:rPr>
                        <w:t>Activities</w:t>
                      </w:r>
                    </w:p>
                  </w:txbxContent>
                </v:textbox>
              </v:shape>
            </w:pict>
          </mc:Fallback>
        </mc:AlternateContent>
      </w:r>
      <w:r w:rsidR="009B5F58" w:rsidRPr="006B090B">
        <w:rPr>
          <w:noProof/>
        </w:rPr>
        <mc:AlternateContent>
          <mc:Choice Requires="wps">
            <w:drawing>
              <wp:anchor distT="0" distB="0" distL="114300" distR="114300" simplePos="0" relativeHeight="251661824" behindDoc="0" locked="0" layoutInCell="1" allowOverlap="1" wp14:anchorId="4F8CC629" wp14:editId="7557A12D">
                <wp:simplePos x="0" y="0"/>
                <wp:positionH relativeFrom="column">
                  <wp:posOffset>-686435</wp:posOffset>
                </wp:positionH>
                <wp:positionV relativeFrom="paragraph">
                  <wp:posOffset>1710055</wp:posOffset>
                </wp:positionV>
                <wp:extent cx="1598930" cy="276225"/>
                <wp:effectExtent l="0" t="0" r="1270" b="635"/>
                <wp:wrapNone/>
                <wp:docPr id="10" name="ZoneTexte 106"/>
                <wp:cNvGraphicFramePr/>
                <a:graphic xmlns:a="http://schemas.openxmlformats.org/drawingml/2006/main">
                  <a:graphicData uri="http://schemas.microsoft.com/office/word/2010/wordprocessingShape">
                    <wps:wsp>
                      <wps:cNvSpPr txBox="1"/>
                      <wps:spPr>
                        <a:xfrm>
                          <a:off x="0" y="0"/>
                          <a:ext cx="1598930" cy="276225"/>
                        </a:xfrm>
                        <a:prstGeom prst="rect">
                          <a:avLst/>
                        </a:prstGeom>
                        <a:noFill/>
                        <a:ln w="3175" cap="flat">
                          <a:noFill/>
                          <a:miter lim="400000"/>
                        </a:ln>
                        <a:effectLst/>
                        <a:sp3d/>
                      </wps:spPr>
                      <wps:txbx>
                        <w:txbxContent>
                          <w:p w14:paraId="2D10A61B" w14:textId="6843EC03" w:rsidR="006B090B" w:rsidRPr="001A1889" w:rsidRDefault="00A71CAD" w:rsidP="006B090B">
                            <w:pPr>
                              <w:pStyle w:val="Heading2"/>
                              <w:rPr>
                                <w:b/>
                                <w:bCs/>
                                <w:sz w:val="28"/>
                                <w:szCs w:val="28"/>
                              </w:rPr>
                            </w:pPr>
                            <w:r>
                              <w:rPr>
                                <w:b/>
                                <w:bCs/>
                                <w:sz w:val="28"/>
                                <w:szCs w:val="28"/>
                              </w:rPr>
                              <w:t>Skills</w:t>
                            </w:r>
                          </w:p>
                        </w:txbxContent>
                      </wps:txbx>
                      <wps:bodyPr rot="0" spcFirstLastPara="1" vertOverflow="overflow" horzOverflow="overflow" vert="horz" wrap="square" lIns="30360" tIns="30360" rIns="30360" bIns="30360" numCol="1" spcCol="38100" rtlCol="0" anchor="ctr">
                        <a:spAutoFit/>
                      </wps:bodyPr>
                    </wps:wsp>
                  </a:graphicData>
                </a:graphic>
              </wp:anchor>
            </w:drawing>
          </mc:Choice>
          <mc:Fallback>
            <w:pict>
              <v:shape w14:anchorId="4F8CC629" id="_x0000_s1033" type="#_x0000_t202" style="position:absolute;margin-left:-54.05pt;margin-top:134.65pt;width:125.9pt;height:21.7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" filled="f" stroked="f" strokeweight=".25pt">
                <v:stroke miterlimit="4"/>
                <v:textbox style="mso-fit-shape-to-text:t" inset=".84333mm,.84333mm,.84333mm,.84333mm">
                  <w:txbxContent>
                    <w:p w14:paraId="2D10A61B" w14:textId="6843EC03" w:rsidR="006B090B" w:rsidRPr="001A1889" w:rsidRDefault="00A71CAD" w:rsidP="006B090B">
                      <w:pPr>
                        <w:pStyle w:val="Heading2"/>
                        <w:rPr>
                          <w:b/>
                          <w:bCs/>
                          <w:sz w:val="28"/>
                          <w:szCs w:val="28"/>
                        </w:rPr>
                      </w:pPr>
                      <w:r>
                        <w:rPr>
                          <w:b/>
                          <w:bCs/>
                          <w:sz w:val="28"/>
                          <w:szCs w:val="28"/>
                        </w:rPr>
                        <w:t>Skills</w:t>
                      </w:r>
                    </w:p>
                  </w:txbxContent>
                </v:textbox>
              </v:shape>
            </w:pict>
          </mc:Fallback>
        </mc:AlternateContent>
      </w:r>
      <w:r w:rsidR="009B5F58">
        <w:rPr>
          <w:noProof/>
        </w:rPr>
        <mc:AlternateContent>
          <mc:Choice Requires="wps">
            <w:drawing>
              <wp:anchor distT="0" distB="0" distL="114300" distR="114300" simplePos="0" relativeHeight="251662848" behindDoc="0" locked="0" layoutInCell="1" allowOverlap="1" wp14:anchorId="2509E7A6" wp14:editId="5D59C343">
                <wp:simplePos x="0" y="0"/>
                <wp:positionH relativeFrom="column">
                  <wp:posOffset>-693420</wp:posOffset>
                </wp:positionH>
                <wp:positionV relativeFrom="paragraph">
                  <wp:posOffset>2053590</wp:posOffset>
                </wp:positionV>
                <wp:extent cx="2154555" cy="199390"/>
                <wp:effectExtent l="0" t="0" r="0" b="0"/>
                <wp:wrapNone/>
                <wp:docPr id="12" name="ZoneTexte 108"/>
                <wp:cNvGraphicFramePr/>
                <a:graphic xmlns:a="http://schemas.openxmlformats.org/drawingml/2006/main">
                  <a:graphicData uri="http://schemas.microsoft.com/office/word/2010/wordprocessingShape">
                    <wps:wsp>
                      <wps:cNvSpPr txBox="1"/>
                      <wps:spPr>
                        <a:xfrm>
                          <a:off x="0" y="0"/>
                          <a:ext cx="2154555" cy="199390"/>
                        </a:xfrm>
                        <a:prstGeom prst="rect">
                          <a:avLst/>
                        </a:prstGeom>
                        <a:noFill/>
                        <a:ln w="3175" cap="flat">
                          <a:noFill/>
                          <a:miter lim="400000"/>
                        </a:ln>
                        <a:effectLst/>
                        <a:sp3d/>
                      </wps:spPr>
                      <wps:txbx>
                        <w:txbxContent>
                          <w:p w14:paraId="0DA3F6C8" w14:textId="4A6E3EAF"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Figma</w:t>
                            </w:r>
                          </w:p>
                          <w:p w14:paraId="269692A6" w14:textId="009C7793"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Adobe XD</w:t>
                            </w:r>
                          </w:p>
                          <w:p w14:paraId="7984C2DE" w14:textId="77777777" w:rsidR="006B090B"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Qualtrics</w:t>
                            </w:r>
                          </w:p>
                          <w:p w14:paraId="30F37965" w14:textId="204DEF18" w:rsidR="009B5F58" w:rsidRPr="009B2C5E" w:rsidRDefault="009B5F58" w:rsidP="00995783">
                            <w:pPr>
                              <w:pStyle w:val="NoSpacing"/>
                              <w:spacing w:line="276" w:lineRule="auto"/>
                              <w:rPr>
                                <w:rFonts w:asciiTheme="majorHAnsi" w:hAnsiTheme="majorHAnsi" w:cstheme="majorHAnsi"/>
                              </w:rPr>
                            </w:pPr>
                            <w:r>
                              <w:rPr>
                                <w:rFonts w:asciiTheme="majorHAnsi" w:hAnsiTheme="majorHAnsi" w:cstheme="majorHAnsi"/>
                              </w:rPr>
                              <w:t>Appian SAIL</w:t>
                            </w:r>
                          </w:p>
                          <w:p w14:paraId="7534B34F" w14:textId="77777777"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Microsoft Office Suite</w:t>
                            </w:r>
                          </w:p>
                          <w:p w14:paraId="1D7284D3" w14:textId="308630CF" w:rsidR="006B090B" w:rsidRPr="009B2C5E" w:rsidRDefault="009B5F58" w:rsidP="00995783">
                            <w:pPr>
                              <w:pStyle w:val="NoSpacing"/>
                              <w:spacing w:line="276" w:lineRule="auto"/>
                              <w:rPr>
                                <w:rFonts w:asciiTheme="majorHAnsi" w:hAnsiTheme="majorHAnsi" w:cstheme="majorHAnsi"/>
                              </w:rPr>
                            </w:pPr>
                            <w:r>
                              <w:rPr>
                                <w:rFonts w:asciiTheme="majorHAnsi" w:hAnsiTheme="majorHAnsi" w:cstheme="majorHAnsi"/>
                              </w:rPr>
                              <w:t>Software Architecture</w:t>
                            </w:r>
                          </w:p>
                          <w:p w14:paraId="44D4EC0D" w14:textId="13B8CB56"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Professional Writing</w:t>
                            </w:r>
                          </w:p>
                          <w:p w14:paraId="72C12E8D" w14:textId="3D140A1E"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Intermediate Japanese</w:t>
                            </w:r>
                          </w:p>
                        </w:txbxContent>
                      </wps:txbx>
                      <wps:bodyPr rot="0" spcFirstLastPara="1" vert="horz" wrap="square" lIns="30360" tIns="30360" rIns="30360" bIns="30360" numCol="1" spcCol="38100" rtlCol="0" anchor="ctr">
                        <a:spAutoFit/>
                      </wps:bodyPr>
                    </wps:wsp>
                  </a:graphicData>
                </a:graphic>
                <wp14:sizeRelH relativeFrom="margin">
                  <wp14:pctWidth>0</wp14:pctWidth>
                </wp14:sizeRelH>
              </wp:anchor>
            </w:drawing>
          </mc:Choice>
          <mc:Fallback>
            <w:pict>
              <v:shape w14:anchorId="2509E7A6" id="_x0000_s1034" type="#_x0000_t202" style="position:absolute;margin-left:-54.6pt;margin-top:161.7pt;width:169.65pt;height:15.7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" filled="f" stroked="f" strokeweight=".25pt">
                <v:stroke miterlimit="4"/>
                <v:textbox style="mso-fit-shape-to-text:t" inset=".84333mm,.84333mm,.84333mm,.84333mm">
                  <w:txbxContent>
                    <w:p w14:paraId="0DA3F6C8" w14:textId="4A6E3EAF"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Figma</w:t>
                      </w:r>
                    </w:p>
                    <w:p w14:paraId="269692A6" w14:textId="009C7793"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Adobe XD</w:t>
                      </w:r>
                    </w:p>
                    <w:p w14:paraId="7984C2DE" w14:textId="77777777" w:rsidR="006B090B"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Qualtrics</w:t>
                      </w:r>
                    </w:p>
                    <w:p w14:paraId="30F37965" w14:textId="204DEF18" w:rsidR="009B5F58" w:rsidRPr="009B2C5E" w:rsidRDefault="009B5F58" w:rsidP="00995783">
                      <w:pPr>
                        <w:pStyle w:val="NoSpacing"/>
                        <w:spacing w:line="276" w:lineRule="auto"/>
                        <w:rPr>
                          <w:rFonts w:asciiTheme="majorHAnsi" w:hAnsiTheme="majorHAnsi" w:cstheme="majorHAnsi"/>
                        </w:rPr>
                      </w:pPr>
                      <w:r>
                        <w:rPr>
                          <w:rFonts w:asciiTheme="majorHAnsi" w:hAnsiTheme="majorHAnsi" w:cstheme="majorHAnsi"/>
                        </w:rPr>
                        <w:t>Appian SAIL</w:t>
                      </w:r>
                    </w:p>
                    <w:p w14:paraId="7534B34F" w14:textId="77777777"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Microsoft Office Suite</w:t>
                      </w:r>
                    </w:p>
                    <w:p w14:paraId="1D7284D3" w14:textId="308630CF" w:rsidR="006B090B" w:rsidRPr="009B2C5E" w:rsidRDefault="009B5F58" w:rsidP="00995783">
                      <w:pPr>
                        <w:pStyle w:val="NoSpacing"/>
                        <w:spacing w:line="276" w:lineRule="auto"/>
                        <w:rPr>
                          <w:rFonts w:asciiTheme="majorHAnsi" w:hAnsiTheme="majorHAnsi" w:cstheme="majorHAnsi"/>
                        </w:rPr>
                      </w:pPr>
                      <w:r>
                        <w:rPr>
                          <w:rFonts w:asciiTheme="majorHAnsi" w:hAnsiTheme="majorHAnsi" w:cstheme="majorHAnsi"/>
                        </w:rPr>
                        <w:t>Software Architecture</w:t>
                      </w:r>
                    </w:p>
                    <w:p w14:paraId="44D4EC0D" w14:textId="13B8CB56"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Professional Writing</w:t>
                      </w:r>
                    </w:p>
                    <w:p w14:paraId="72C12E8D" w14:textId="3D140A1E" w:rsidR="006B090B" w:rsidRPr="009B2C5E" w:rsidRDefault="006B090B" w:rsidP="00995783">
                      <w:pPr>
                        <w:pStyle w:val="NoSpacing"/>
                        <w:spacing w:line="276" w:lineRule="auto"/>
                        <w:rPr>
                          <w:rFonts w:asciiTheme="majorHAnsi" w:hAnsiTheme="majorHAnsi" w:cstheme="majorHAnsi"/>
                        </w:rPr>
                      </w:pPr>
                      <w:r w:rsidRPr="009B2C5E">
                        <w:rPr>
                          <w:rFonts w:asciiTheme="majorHAnsi" w:hAnsiTheme="majorHAnsi" w:cstheme="majorHAnsi"/>
                        </w:rPr>
                        <w:t>Intermediate Japanese</w:t>
                      </w:r>
                    </w:p>
                  </w:txbxContent>
                </v:textbox>
              </v:shape>
            </w:pict>
          </mc:Fallback>
        </mc:AlternateContent>
      </w:r>
      <w:r w:rsidR="00987C44" w:rsidRPr="001A1889">
        <w:rPr>
          <w:rFonts w:cstheme="minorHAnsi"/>
          <w:noProof/>
        </w:rPr>
        <mc:AlternateContent>
          <mc:Choice Requires="wps">
            <w:drawing>
              <wp:anchor distT="0" distB="0" distL="114300" distR="114300" simplePos="0" relativeHeight="251659776" behindDoc="0" locked="0" layoutInCell="1" allowOverlap="1" wp14:anchorId="716A1191" wp14:editId="57A4C777">
                <wp:simplePos x="0" y="0"/>
                <wp:positionH relativeFrom="column">
                  <wp:posOffset>1619250</wp:posOffset>
                </wp:positionH>
                <wp:positionV relativeFrom="paragraph">
                  <wp:posOffset>1942465</wp:posOffset>
                </wp:positionV>
                <wp:extent cx="5069840" cy="809625"/>
                <wp:effectExtent l="0" t="0" r="0" b="0"/>
                <wp:wrapNone/>
                <wp:docPr id="95" name="DIPLOMA…">
                  <a:extLst xmlns:a="http://schemas.openxmlformats.org/drawingml/2006/main">
                    <a:ext uri="{FF2B5EF4-FFF2-40B4-BE49-F238E27FC236}">
                      <a16:creationId xmlns:a16="http://schemas.microsoft.com/office/drawing/2014/main" id="{8832FF96-A753-6F48-A5B4-E503E1BB9875}"/>
                    </a:ext>
                  </a:extLst>
                </wp:docPr>
                <wp:cNvGraphicFramePr/>
                <a:graphic xmlns:a="http://schemas.openxmlformats.org/drawingml/2006/main">
                  <a:graphicData uri="http://schemas.microsoft.com/office/word/2010/wordprocessingShape">
                    <wps:wsp>
                      <wps:cNvSpPr txBox="1"/>
                      <wps:spPr>
                        <a:xfrm>
                          <a:off x="0" y="0"/>
                          <a:ext cx="5069840" cy="809625"/>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14:paraId="79481527" w14:textId="77777777" w:rsidR="008A6EEA" w:rsidRDefault="006B090B" w:rsidP="00F648F6">
                            <w:pPr>
                              <w:pStyle w:val="NoSpacing"/>
                              <w:rPr>
                                <w:ins w:id="14" w:author="Pandya, Ketan Bhushan" w:date="2021-12-12T13:37:00Z"/>
                                <w:rFonts w:asciiTheme="majorHAnsi" w:hAnsiTheme="majorHAnsi" w:cstheme="majorHAnsi"/>
                                <w:b/>
                              </w:rPr>
                            </w:pPr>
                            <w:r w:rsidRPr="00AD1CA6">
                              <w:rPr>
                                <w:rFonts w:asciiTheme="majorHAnsi" w:hAnsiTheme="majorHAnsi" w:cstheme="majorHAnsi"/>
                                <w:b/>
                              </w:rPr>
                              <w:t>Bachelor of Arts: Philosophy, Minors</w:t>
                            </w:r>
                            <w:r w:rsidR="00F648F6" w:rsidRPr="00AD1CA6">
                              <w:rPr>
                                <w:rFonts w:asciiTheme="majorHAnsi" w:hAnsiTheme="majorHAnsi" w:cstheme="majorHAnsi"/>
                                <w:b/>
                              </w:rPr>
                              <w:t>:</w:t>
                            </w:r>
                            <w:r w:rsidRPr="00AD1CA6">
                              <w:rPr>
                                <w:rFonts w:asciiTheme="majorHAnsi" w:hAnsiTheme="majorHAnsi" w:cstheme="majorHAnsi"/>
                                <w:b/>
                              </w:rPr>
                              <w:t xml:space="preserve"> Creative Writing, Japanese Studies</w:t>
                            </w:r>
                          </w:p>
                          <w:p w14:paraId="64D198C9" w14:textId="35F94B6F" w:rsidR="006B090B" w:rsidRPr="00AD1CA6" w:rsidRDefault="006B090B" w:rsidP="00F648F6">
                            <w:pPr>
                              <w:pStyle w:val="NoSpacing"/>
                              <w:rPr>
                                <w:rFonts w:asciiTheme="majorHAnsi" w:hAnsiTheme="majorHAnsi" w:cstheme="majorHAnsi"/>
                              </w:rPr>
                            </w:pPr>
                            <w:del w:id="15" w:author="Pandya, Ketan Bhushan" w:date="2021-12-12T13:37:00Z">
                              <w:r w:rsidRPr="00AD1CA6" w:rsidDel="008A6EEA">
                                <w:rPr>
                                  <w:rFonts w:asciiTheme="majorHAnsi" w:hAnsiTheme="majorHAnsi" w:cstheme="majorHAnsi"/>
                                </w:rPr>
                                <w:delText xml:space="preserve"> </w:delText>
                              </w:r>
                            </w:del>
                            <w:r w:rsidRPr="00AD1CA6">
                              <w:rPr>
                                <w:rFonts w:asciiTheme="majorHAnsi" w:hAnsiTheme="majorHAnsi" w:cstheme="majorHAnsi"/>
                              </w:rPr>
                              <w:t>May 2020</w:t>
                            </w:r>
                          </w:p>
                          <w:p w14:paraId="57DF4B62" w14:textId="00A4460E" w:rsidR="006B090B" w:rsidRPr="00AD1CA6" w:rsidRDefault="006B090B" w:rsidP="00F648F6">
                            <w:pPr>
                              <w:pStyle w:val="NoSpacing"/>
                              <w:rPr>
                                <w:rFonts w:asciiTheme="majorHAnsi" w:hAnsiTheme="majorHAnsi" w:cstheme="majorHAnsi"/>
                              </w:rPr>
                            </w:pPr>
                            <w:r w:rsidRPr="00AD1CA6">
                              <w:rPr>
                                <w:rFonts w:asciiTheme="majorHAnsi" w:hAnsiTheme="majorHAnsi" w:cstheme="majorHAnsi"/>
                              </w:rPr>
                              <w:t>Virginia Polytechnic Institute and State University (V</w:t>
                            </w:r>
                            <w:r w:rsidR="00AD1CA6">
                              <w:rPr>
                                <w:rFonts w:asciiTheme="majorHAnsi" w:hAnsiTheme="majorHAnsi" w:cstheme="majorHAnsi"/>
                              </w:rPr>
                              <w:t>T)</w:t>
                            </w:r>
                            <w:r w:rsidRPr="00AD1CA6">
                              <w:rPr>
                                <w:rFonts w:asciiTheme="majorHAnsi" w:hAnsiTheme="majorHAnsi" w:cstheme="majorHAnsi"/>
                              </w:rPr>
                              <w:t>, Blacksburg, VA</w:t>
                            </w:r>
                          </w:p>
                          <w:p w14:paraId="410A5968" w14:textId="5393E35D" w:rsidR="001A1889" w:rsidRPr="00AD1CA6" w:rsidRDefault="006B090B" w:rsidP="00F648F6">
                            <w:pPr>
                              <w:pStyle w:val="NoSpacing"/>
                              <w:rPr>
                                <w:rFonts w:asciiTheme="majorHAnsi" w:hAnsiTheme="majorHAnsi" w:cstheme="majorHAnsi"/>
                                <w:i/>
                              </w:rPr>
                            </w:pPr>
                            <w:r w:rsidRPr="00AD1CA6">
                              <w:rPr>
                                <w:rFonts w:asciiTheme="majorHAnsi" w:hAnsiTheme="majorHAnsi" w:cstheme="majorHAnsi"/>
                                <w:i/>
                              </w:rPr>
                              <w:t>Honors Laureate, Summa Cum Laude, Dean’s List</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716A1191" id="DIPLOMA…" o:spid="_x0000_s1035" type="#_x0000_t202" style="position:absolute;margin-left:127.5pt;margin-top:152.95pt;width:399.2pt;height:63.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" filled="f" stroked="f" strokeweight=".25pt">
                <v:stroke miterlimit="4"/>
                <v:textbox inset=".84333mm,.84333mm,.84333mm,.84333mm">
                  <w:txbxContent>
                    <w:p w14:paraId="79481527" w14:textId="77777777" w:rsidR="008A6EEA" w:rsidRDefault="006B090B" w:rsidP="00F648F6">
                      <w:pPr>
                        <w:pStyle w:val="NoSpacing"/>
                        <w:rPr>
                          <w:ins w:id="16" w:author="Pandya, Ketan Bhushan" w:date="2021-12-12T13:37:00Z"/>
                          <w:rFonts w:asciiTheme="majorHAnsi" w:hAnsiTheme="majorHAnsi" w:cstheme="majorHAnsi"/>
                          <w:b/>
                        </w:rPr>
                      </w:pPr>
                      <w:r w:rsidRPr="00AD1CA6">
                        <w:rPr>
                          <w:rFonts w:asciiTheme="majorHAnsi" w:hAnsiTheme="majorHAnsi" w:cstheme="majorHAnsi"/>
                          <w:b/>
                        </w:rPr>
                        <w:t>Bachelor of Arts: Philosophy, Minors</w:t>
                      </w:r>
                      <w:r w:rsidR="00F648F6" w:rsidRPr="00AD1CA6">
                        <w:rPr>
                          <w:rFonts w:asciiTheme="majorHAnsi" w:hAnsiTheme="majorHAnsi" w:cstheme="majorHAnsi"/>
                          <w:b/>
                        </w:rPr>
                        <w:t>:</w:t>
                      </w:r>
                      <w:r w:rsidRPr="00AD1CA6">
                        <w:rPr>
                          <w:rFonts w:asciiTheme="majorHAnsi" w:hAnsiTheme="majorHAnsi" w:cstheme="majorHAnsi"/>
                          <w:b/>
                        </w:rPr>
                        <w:t xml:space="preserve"> Creative Writing, Japanese Studies</w:t>
                      </w:r>
                    </w:p>
                    <w:p w14:paraId="64D198C9" w14:textId="35F94B6F" w:rsidR="006B090B" w:rsidRPr="00AD1CA6" w:rsidRDefault="006B090B" w:rsidP="00F648F6">
                      <w:pPr>
                        <w:pStyle w:val="NoSpacing"/>
                        <w:rPr>
                          <w:rFonts w:asciiTheme="majorHAnsi" w:hAnsiTheme="majorHAnsi" w:cstheme="majorHAnsi"/>
                        </w:rPr>
                      </w:pPr>
                      <w:del w:id="17" w:author="Pandya, Ketan Bhushan" w:date="2021-12-12T13:37:00Z">
                        <w:r w:rsidRPr="00AD1CA6" w:rsidDel="008A6EEA">
                          <w:rPr>
                            <w:rFonts w:asciiTheme="majorHAnsi" w:hAnsiTheme="majorHAnsi" w:cstheme="majorHAnsi"/>
                          </w:rPr>
                          <w:delText xml:space="preserve"> </w:delText>
                        </w:r>
                      </w:del>
                      <w:r w:rsidRPr="00AD1CA6">
                        <w:rPr>
                          <w:rFonts w:asciiTheme="majorHAnsi" w:hAnsiTheme="majorHAnsi" w:cstheme="majorHAnsi"/>
                        </w:rPr>
                        <w:t>May 2020</w:t>
                      </w:r>
                    </w:p>
                    <w:p w14:paraId="57DF4B62" w14:textId="00A4460E" w:rsidR="006B090B" w:rsidRPr="00AD1CA6" w:rsidRDefault="006B090B" w:rsidP="00F648F6">
                      <w:pPr>
                        <w:pStyle w:val="NoSpacing"/>
                        <w:rPr>
                          <w:rFonts w:asciiTheme="majorHAnsi" w:hAnsiTheme="majorHAnsi" w:cstheme="majorHAnsi"/>
                        </w:rPr>
                      </w:pPr>
                      <w:r w:rsidRPr="00AD1CA6">
                        <w:rPr>
                          <w:rFonts w:asciiTheme="majorHAnsi" w:hAnsiTheme="majorHAnsi" w:cstheme="majorHAnsi"/>
                        </w:rPr>
                        <w:t>Virginia Polytechnic Institute and State University (V</w:t>
                      </w:r>
                      <w:r w:rsidR="00AD1CA6">
                        <w:rPr>
                          <w:rFonts w:asciiTheme="majorHAnsi" w:hAnsiTheme="majorHAnsi" w:cstheme="majorHAnsi"/>
                        </w:rPr>
                        <w:t>T)</w:t>
                      </w:r>
                      <w:r w:rsidRPr="00AD1CA6">
                        <w:rPr>
                          <w:rFonts w:asciiTheme="majorHAnsi" w:hAnsiTheme="majorHAnsi" w:cstheme="majorHAnsi"/>
                        </w:rPr>
                        <w:t>, Blacksburg, VA</w:t>
                      </w:r>
                    </w:p>
                    <w:p w14:paraId="410A5968" w14:textId="5393E35D" w:rsidR="001A1889" w:rsidRPr="00AD1CA6" w:rsidRDefault="006B090B" w:rsidP="00F648F6">
                      <w:pPr>
                        <w:pStyle w:val="NoSpacing"/>
                        <w:rPr>
                          <w:rFonts w:asciiTheme="majorHAnsi" w:hAnsiTheme="majorHAnsi" w:cstheme="majorHAnsi"/>
                          <w:i/>
                        </w:rPr>
                      </w:pPr>
                      <w:r w:rsidRPr="00AD1CA6">
                        <w:rPr>
                          <w:rFonts w:asciiTheme="majorHAnsi" w:hAnsiTheme="majorHAnsi" w:cstheme="majorHAnsi"/>
                          <w:i/>
                        </w:rPr>
                        <w:t>Honors Laureate, Summa Cum Laude, Dean’s List</w:t>
                      </w:r>
                    </w:p>
                  </w:txbxContent>
                </v:textbox>
              </v:shape>
            </w:pict>
          </mc:Fallback>
        </mc:AlternateContent>
      </w:r>
      <w:ins w:id="18" w:author="Pandya, Ketan Bhushan" w:date="2021-12-12T13:23:00Z">
        <w:r w:rsidR="00987C44" w:rsidRPr="001A1889">
          <w:rPr>
            <w:rFonts w:cstheme="minorHAnsi"/>
            <w:noProof/>
          </w:rPr>
          <mc:AlternateContent>
            <mc:Choice Requires="wps">
              <w:drawing>
                <wp:anchor distT="0" distB="0" distL="114300" distR="114300" simplePos="0" relativeHeight="251668992" behindDoc="0" locked="0" layoutInCell="1" allowOverlap="1" wp14:anchorId="27AF46E8" wp14:editId="6785102C">
                  <wp:simplePos x="0" y="0"/>
                  <wp:positionH relativeFrom="column">
                    <wp:posOffset>1609725</wp:posOffset>
                  </wp:positionH>
                  <wp:positionV relativeFrom="paragraph">
                    <wp:posOffset>1333500</wp:posOffset>
                  </wp:positionV>
                  <wp:extent cx="5019675" cy="609600"/>
                  <wp:effectExtent l="0" t="0" r="0" b="0"/>
                  <wp:wrapNone/>
                  <wp:docPr id="3" name="DIPLOMA…"/>
                  <wp:cNvGraphicFramePr/>
                  <a:graphic xmlns:a="http://schemas.openxmlformats.org/drawingml/2006/main">
                    <a:graphicData uri="http://schemas.microsoft.com/office/word/2010/wordprocessingShape">
                      <wps:wsp>
                        <wps:cNvSpPr txBox="1"/>
                        <wps:spPr>
                          <a:xfrm>
                            <a:off x="0" y="0"/>
                            <a:ext cx="5019675" cy="60960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14:paraId="173E09C9" w14:textId="0F6A2CBB" w:rsidR="00E34466" w:rsidRPr="00E34466" w:rsidDel="00E34466" w:rsidRDefault="00E34466">
                              <w:pPr>
                                <w:pStyle w:val="NoSpacing"/>
                                <w:rPr>
                                  <w:del w:id="19" w:author="Pandya, Ketan Bhushan" w:date="2021-12-12T13:23:00Z"/>
                                  <w:b/>
                                  <w:bCs/>
                                  <w:rPrChange w:id="20" w:author="Pandya, Ketan Bhushan" w:date="2021-12-12T13:25:00Z">
                                    <w:rPr>
                                      <w:del w:id="21" w:author="Pandya, Ketan Bhushan" w:date="2021-12-12T13:23:00Z"/>
                                    </w:rPr>
                                  </w:rPrChange>
                                </w:rPr>
                                <w:pPrChange w:id="22" w:author="Pandya, Ketan Bhushan" w:date="2021-12-12T13:24: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ins w:id="23" w:author="Pandya, Ketan Bhushan" w:date="2021-12-12T13:23:00Z">
                                <w:r w:rsidRPr="00E34466">
                                  <w:rPr>
                                    <w:b/>
                                    <w:bCs/>
                                    <w:rPrChange w:id="24" w:author="Pandya, Ketan Bhushan" w:date="2021-12-12T13:25:00Z">
                                      <w:rPr/>
                                    </w:rPrChange>
                                  </w:rPr>
                                  <w:t>Master’s Paper: User Preferences for Email Tasks on Different Platforms</w:t>
                                </w:r>
                              </w:ins>
                              <w:del w:id="25" w:author="Pandya, Ketan Bhushan" w:date="2021-12-12T13:23:00Z">
                                <w:r w:rsidRPr="00E34466" w:rsidDel="00E34466">
                                  <w:rPr>
                                    <w:b/>
                                    <w:bCs/>
                                    <w:rPrChange w:id="26" w:author="Pandya, Ketan Bhushan" w:date="2021-12-12T13:25:00Z">
                                      <w:rPr/>
                                    </w:rPrChange>
                                  </w:rPr>
                                  <w:delText>Relevant Project-Based Course Work</w:delText>
                                </w:r>
                              </w:del>
                            </w:p>
                            <w:p w14:paraId="7742B050" w14:textId="77777777" w:rsidR="00E34466" w:rsidRDefault="00E34466" w:rsidP="00E34466">
                              <w:pPr>
                                <w:pStyle w:val="NoSpacing"/>
                                <w:rPr>
                                  <w:ins w:id="27" w:author="Pandya, Ketan Bhushan" w:date="2021-12-12T13:24:00Z"/>
                                </w:rPr>
                              </w:pPr>
                            </w:p>
                            <w:p w14:paraId="4866E727" w14:textId="7415A68B" w:rsidR="00E34466" w:rsidRPr="00E34466" w:rsidRDefault="00E50F47">
                              <w:pPr>
                                <w:pStyle w:val="NoSpacing"/>
                                <w:numPr>
                                  <w:ilvl w:val="0"/>
                                  <w:numId w:val="11"/>
                                </w:numPr>
                                <w:rPr>
                                  <w:ins w:id="28" w:author="Pandya, Ketan Bhushan" w:date="2021-12-12T13:24:00Z"/>
                                  <w:iCs/>
                                </w:rPr>
                                <w:pPrChange w:id="29" w:author="Pandya, Ketan Bhushan" w:date="2021-12-12T13:25:00Z">
                                  <w:pPr>
                                    <w:pStyle w:val="ListParagraph"/>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ind w:left="360" w:hanging="360"/>
                                  </w:pPr>
                                </w:pPrChange>
                              </w:pPr>
                              <w:ins w:id="30" w:author="Pandya, Ketan Bhushan" w:date="2021-12-12T13:38:00Z">
                                <w:r>
                                  <w:rPr>
                                    <w:iCs/>
                                  </w:rPr>
                                  <w:t>A</w:t>
                                </w:r>
                              </w:ins>
                              <w:ins w:id="31" w:author="Pandya, Ketan Bhushan" w:date="2021-12-12T13:24:00Z">
                                <w:r w:rsidR="00E34466" w:rsidRPr="00E34466">
                                  <w:rPr>
                                    <w:iCs/>
                                  </w:rPr>
                                  <w:t xml:space="preserve"> mixed-methods exploratory study that </w:t>
                                </w:r>
                              </w:ins>
                              <w:ins w:id="32" w:author="Pandya, Ketan Bhushan" w:date="2021-12-12T13:38:00Z">
                                <w:r>
                                  <w:rPr>
                                    <w:iCs/>
                                  </w:rPr>
                                  <w:t>asks</w:t>
                                </w:r>
                              </w:ins>
                              <w:ins w:id="33" w:author="Pandya, Ketan Bhushan" w:date="2021-12-12T13:24:00Z">
                                <w:r w:rsidR="00E34466" w:rsidRPr="00E34466">
                                  <w:rPr>
                                    <w:iCs/>
                                  </w:rPr>
                                  <w:t xml:space="preserve"> users about experiences using web and mobile app email and </w:t>
                                </w:r>
                              </w:ins>
                              <w:ins w:id="34" w:author="Pandya, Ketan Bhushan" w:date="2021-12-12T13:38:00Z">
                                <w:r>
                                  <w:rPr>
                                    <w:iCs/>
                                  </w:rPr>
                                  <w:t>why</w:t>
                                </w:r>
                              </w:ins>
                              <w:ins w:id="35" w:author="Pandya, Ketan Bhushan" w:date="2021-12-12T13:24:00Z">
                                <w:r w:rsidR="00E34466" w:rsidRPr="00E34466">
                                  <w:rPr>
                                    <w:iCs/>
                                  </w:rPr>
                                  <w:t xml:space="preserve"> they </w:t>
                                </w:r>
                              </w:ins>
                              <w:ins w:id="36" w:author="Pandya, Ketan Bhushan" w:date="2021-12-12T13:38:00Z">
                                <w:r>
                                  <w:rPr>
                                    <w:iCs/>
                                  </w:rPr>
                                  <w:t xml:space="preserve">might </w:t>
                                </w:r>
                              </w:ins>
                              <w:ins w:id="37" w:author="Pandya, Ketan Bhushan" w:date="2021-12-12T13:24:00Z">
                                <w:r w:rsidR="00E34466" w:rsidRPr="00E34466">
                                  <w:rPr>
                                    <w:iCs/>
                                  </w:rPr>
                                  <w:t xml:space="preserve">choose to use one over </w:t>
                                </w:r>
                              </w:ins>
                              <w:ins w:id="38" w:author="Pandya, Ketan Bhushan" w:date="2021-12-12T13:44:00Z">
                                <w:r w:rsidR="00BF0B3C">
                                  <w:rPr>
                                    <w:iCs/>
                                  </w:rPr>
                                  <w:t>the other</w:t>
                                </w:r>
                              </w:ins>
                            </w:p>
                            <w:p w14:paraId="420A24FC" w14:textId="03807077" w:rsidR="00E34466" w:rsidRPr="00B64567" w:rsidDel="00E34466" w:rsidRDefault="00E34466">
                              <w:pPr>
                                <w:pStyle w:val="NoSpacing"/>
                                <w:rPr>
                                  <w:del w:id="39" w:author="Pandya, Ketan Bhushan" w:date="2021-12-12T13:23:00Z"/>
                                </w:rPr>
                                <w:pPrChange w:id="40" w:author="Pandya, Ketan Bhushan" w:date="2021-12-12T13:24: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del w:id="41" w:author="Pandya, Ketan Bhushan" w:date="2021-12-12T13:24:00Z">
                                <w:r w:rsidRPr="00B64567" w:rsidDel="00E34466">
                                  <w:rPr>
                                    <w:iCs/>
                                  </w:rPr>
                                  <w:delText xml:space="preserve">User Interaction </w:delText>
                                </w:r>
                              </w:del>
                              <w:del w:id="42" w:author="Pandya, Ketan Bhushan" w:date="2021-12-12T13:23:00Z">
                                <w:r w:rsidRPr="00B64567" w:rsidDel="00E34466">
                                  <w:rPr>
                                    <w:iCs/>
                                  </w:rPr>
                                  <w:delText>Design, Spring 2021</w:delText>
                                </w:r>
                              </w:del>
                            </w:p>
                            <w:p w14:paraId="1A399D88" w14:textId="7AB1C912" w:rsidR="00E34466" w:rsidRPr="00B64567" w:rsidDel="00E34466" w:rsidRDefault="00E34466">
                              <w:pPr>
                                <w:pStyle w:val="NoSpacing"/>
                                <w:rPr>
                                  <w:del w:id="43" w:author="Pandya, Ketan Bhushan" w:date="2021-12-12T13:23:00Z"/>
                                </w:rPr>
                                <w:pPrChange w:id="44" w:author="Pandya, Ketan Bhushan" w:date="2021-12-12T13:24: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45" w:author="Pandya, Ketan Bhushan" w:date="2021-12-12T13:23:00Z">
                                <w:r w:rsidRPr="00B64567" w:rsidDel="00E34466">
                                  <w:rPr>
                                    <w:iCs/>
                                  </w:rPr>
                                  <w:delText>Mini-design projects and semester long user research and app design project for the NGO Designed for Joy</w:delText>
                                </w:r>
                              </w:del>
                            </w:p>
                            <w:p w14:paraId="2F5D36E9" w14:textId="507B416F" w:rsidR="00E34466" w:rsidRPr="00B64567" w:rsidDel="00E34466" w:rsidRDefault="00E34466">
                              <w:pPr>
                                <w:pStyle w:val="NoSpacing"/>
                                <w:rPr>
                                  <w:del w:id="46" w:author="Pandya, Ketan Bhushan" w:date="2021-12-12T13:24:00Z"/>
                                </w:rPr>
                                <w:pPrChange w:id="47" w:author="Pandya, Ketan Bhushan" w:date="2021-12-12T13:24: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del w:id="48" w:author="Pandya, Ketan Bhushan" w:date="2021-12-12T13:24:00Z">
                                <w:r w:rsidRPr="00B64567" w:rsidDel="00E34466">
                                  <w:rPr>
                                    <w:iCs/>
                                  </w:rPr>
                                  <w:delText>Usability Testing and Evaluation, Fall 2021</w:delText>
                                </w:r>
                              </w:del>
                            </w:p>
                            <w:p w14:paraId="26104D95" w14:textId="64CB56B9" w:rsidR="00E34466" w:rsidRPr="00E34466" w:rsidDel="00E34466" w:rsidRDefault="00E34466">
                              <w:pPr>
                                <w:pStyle w:val="NoSpacing"/>
                                <w:rPr>
                                  <w:del w:id="49" w:author="Pandya, Ketan Bhushan" w:date="2021-12-12T13:24:00Z"/>
                                </w:rPr>
                                <w:pPrChange w:id="50" w:author="Pandya, Ketan Bhushan" w:date="2021-12-12T13:24: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51" w:author="Pandya, Ketan Bhushan" w:date="2021-12-12T13:23:00Z">
                                <w:r w:rsidRPr="00E34466" w:rsidDel="00E34466">
                                  <w:rPr>
                                    <w:iCs/>
                                  </w:rPr>
                                  <w:delText>Conducted a usability study on the UNC Campus Rec website</w:delText>
                                </w:r>
                              </w:del>
                            </w:p>
                            <w:p w14:paraId="5A7D04CD" w14:textId="28087AE8" w:rsidR="00E34466" w:rsidDel="00E34466" w:rsidRDefault="00E34466">
                              <w:pPr>
                                <w:pStyle w:val="NoSpacing"/>
                                <w:rPr>
                                  <w:del w:id="52" w:author="Pandya, Ketan Bhushan" w:date="2021-12-12T13:24:00Z"/>
                                </w:rPr>
                                <w:pPrChange w:id="53" w:author="Pandya, Ketan Bhushan" w:date="2021-12-12T13:24: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del w:id="54" w:author="Pandya, Ketan Bhushan" w:date="2021-12-12T13:24:00Z">
                                <w:r w:rsidDel="00E34466">
                                  <w:delText>Web Development and Mobile Web Development, Fall 2021</w:delText>
                                </w:r>
                              </w:del>
                            </w:p>
                            <w:p w14:paraId="092E04BE" w14:textId="419D3D2E" w:rsidR="00E34466" w:rsidRPr="003F6D0A" w:rsidRDefault="00E34466">
                              <w:pPr>
                                <w:pStyle w:val="NoSpacing"/>
                                <w:pPrChange w:id="55" w:author="Pandya, Ketan Bhushan" w:date="2021-12-12T13:24:00Z">
                                  <w:pPr>
                                    <w:pStyle w:val="ListParagraph"/>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ind w:left="360" w:hanging="360"/>
                                  </w:pPr>
                                </w:pPrChange>
                              </w:pPr>
                              <w:del w:id="56" w:author="Pandya, Ketan Bhushan" w:date="2021-12-12T13:24:00Z">
                                <w:r w:rsidDel="00E34466">
                                  <w:delText>Developed a website using HTML and CSS with a mobile responsive focus</w:delText>
                                </w:r>
                              </w:del>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27AF46E8" id="_x0000_s1036" type="#_x0000_t202" style="position:absolute;margin-left:126.75pt;margin-top:105pt;width:395.25pt;height:48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" filled="f" stroked="f" strokeweight=".25pt">
                  <v:stroke miterlimit="4"/>
                  <v:textbox inset=".84333mm,.84333mm,.84333mm,.84333mm">
                    <w:txbxContent>
                      <w:p w14:paraId="173E09C9" w14:textId="0F6A2CBB" w:rsidR="00E34466" w:rsidRPr="00E34466" w:rsidDel="00E34466" w:rsidRDefault="00E34466">
                        <w:pPr>
                          <w:pStyle w:val="NoSpacing"/>
                          <w:rPr>
                            <w:del w:id="57" w:author="Pandya, Ketan Bhushan" w:date="2021-12-12T13:23:00Z"/>
                            <w:b/>
                            <w:bCs/>
                            <w:rPrChange w:id="58" w:author="Pandya, Ketan Bhushan" w:date="2021-12-12T13:25:00Z">
                              <w:rPr>
                                <w:del w:id="59" w:author="Pandya, Ketan Bhushan" w:date="2021-12-12T13:23:00Z"/>
                              </w:rPr>
                            </w:rPrChange>
                          </w:rPr>
                          <w:pPrChange w:id="60" w:author="Pandya, Ketan Bhushan" w:date="2021-12-12T13:24: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ins w:id="61" w:author="Pandya, Ketan Bhushan" w:date="2021-12-12T13:23:00Z">
                          <w:r w:rsidRPr="00E34466">
                            <w:rPr>
                              <w:b/>
                              <w:bCs/>
                              <w:rPrChange w:id="62" w:author="Pandya, Ketan Bhushan" w:date="2021-12-12T13:25:00Z">
                                <w:rPr/>
                              </w:rPrChange>
                            </w:rPr>
                            <w:t>Master’s Paper: User Preferences for Email Tasks on Different Platforms</w:t>
                          </w:r>
                        </w:ins>
                        <w:del w:id="63" w:author="Pandya, Ketan Bhushan" w:date="2021-12-12T13:23:00Z">
                          <w:r w:rsidRPr="00E34466" w:rsidDel="00E34466">
                            <w:rPr>
                              <w:b/>
                              <w:bCs/>
                              <w:rPrChange w:id="64" w:author="Pandya, Ketan Bhushan" w:date="2021-12-12T13:25:00Z">
                                <w:rPr/>
                              </w:rPrChange>
                            </w:rPr>
                            <w:delText>Relevant Project-Based Course Work</w:delText>
                          </w:r>
                        </w:del>
                      </w:p>
                      <w:p w14:paraId="7742B050" w14:textId="77777777" w:rsidR="00E34466" w:rsidRDefault="00E34466" w:rsidP="00E34466">
                        <w:pPr>
                          <w:pStyle w:val="NoSpacing"/>
                          <w:rPr>
                            <w:ins w:id="65" w:author="Pandya, Ketan Bhushan" w:date="2021-12-12T13:24:00Z"/>
                          </w:rPr>
                        </w:pPr>
                      </w:p>
                      <w:p w14:paraId="4866E727" w14:textId="7415A68B" w:rsidR="00E34466" w:rsidRPr="00E34466" w:rsidRDefault="00E50F47">
                        <w:pPr>
                          <w:pStyle w:val="NoSpacing"/>
                          <w:numPr>
                            <w:ilvl w:val="0"/>
                            <w:numId w:val="11"/>
                          </w:numPr>
                          <w:rPr>
                            <w:ins w:id="66" w:author="Pandya, Ketan Bhushan" w:date="2021-12-12T13:24:00Z"/>
                            <w:iCs/>
                          </w:rPr>
                          <w:pPrChange w:id="67" w:author="Pandya, Ketan Bhushan" w:date="2021-12-12T13:25:00Z">
                            <w:pPr>
                              <w:pStyle w:val="ListParagraph"/>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ind w:left="360" w:hanging="360"/>
                            </w:pPr>
                          </w:pPrChange>
                        </w:pPr>
                        <w:ins w:id="68" w:author="Pandya, Ketan Bhushan" w:date="2021-12-12T13:38:00Z">
                          <w:r>
                            <w:rPr>
                              <w:iCs/>
                            </w:rPr>
                            <w:t>A</w:t>
                          </w:r>
                        </w:ins>
                        <w:ins w:id="69" w:author="Pandya, Ketan Bhushan" w:date="2021-12-12T13:24:00Z">
                          <w:r w:rsidR="00E34466" w:rsidRPr="00E34466">
                            <w:rPr>
                              <w:iCs/>
                            </w:rPr>
                            <w:t xml:space="preserve"> mixed-methods exploratory study that </w:t>
                          </w:r>
                        </w:ins>
                        <w:ins w:id="70" w:author="Pandya, Ketan Bhushan" w:date="2021-12-12T13:38:00Z">
                          <w:r>
                            <w:rPr>
                              <w:iCs/>
                            </w:rPr>
                            <w:t>asks</w:t>
                          </w:r>
                        </w:ins>
                        <w:ins w:id="71" w:author="Pandya, Ketan Bhushan" w:date="2021-12-12T13:24:00Z">
                          <w:r w:rsidR="00E34466" w:rsidRPr="00E34466">
                            <w:rPr>
                              <w:iCs/>
                            </w:rPr>
                            <w:t xml:space="preserve"> users about experiences using web and mobile app email and </w:t>
                          </w:r>
                        </w:ins>
                        <w:ins w:id="72" w:author="Pandya, Ketan Bhushan" w:date="2021-12-12T13:38:00Z">
                          <w:r>
                            <w:rPr>
                              <w:iCs/>
                            </w:rPr>
                            <w:t>why</w:t>
                          </w:r>
                        </w:ins>
                        <w:ins w:id="73" w:author="Pandya, Ketan Bhushan" w:date="2021-12-12T13:24:00Z">
                          <w:r w:rsidR="00E34466" w:rsidRPr="00E34466">
                            <w:rPr>
                              <w:iCs/>
                            </w:rPr>
                            <w:t xml:space="preserve"> they </w:t>
                          </w:r>
                        </w:ins>
                        <w:ins w:id="74" w:author="Pandya, Ketan Bhushan" w:date="2021-12-12T13:38:00Z">
                          <w:r>
                            <w:rPr>
                              <w:iCs/>
                            </w:rPr>
                            <w:t xml:space="preserve">might </w:t>
                          </w:r>
                        </w:ins>
                        <w:ins w:id="75" w:author="Pandya, Ketan Bhushan" w:date="2021-12-12T13:24:00Z">
                          <w:r w:rsidR="00E34466" w:rsidRPr="00E34466">
                            <w:rPr>
                              <w:iCs/>
                            </w:rPr>
                            <w:t xml:space="preserve">choose to use one over </w:t>
                          </w:r>
                        </w:ins>
                        <w:ins w:id="76" w:author="Pandya, Ketan Bhushan" w:date="2021-12-12T13:44:00Z">
                          <w:r w:rsidR="00BF0B3C">
                            <w:rPr>
                              <w:iCs/>
                            </w:rPr>
                            <w:t>the other</w:t>
                          </w:r>
                        </w:ins>
                      </w:p>
                      <w:p w14:paraId="420A24FC" w14:textId="03807077" w:rsidR="00E34466" w:rsidRPr="00B64567" w:rsidDel="00E34466" w:rsidRDefault="00E34466">
                        <w:pPr>
                          <w:pStyle w:val="NoSpacing"/>
                          <w:rPr>
                            <w:del w:id="77" w:author="Pandya, Ketan Bhushan" w:date="2021-12-12T13:23:00Z"/>
                          </w:rPr>
                          <w:pPrChange w:id="78" w:author="Pandya, Ketan Bhushan" w:date="2021-12-12T13:24: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del w:id="79" w:author="Pandya, Ketan Bhushan" w:date="2021-12-12T13:24:00Z">
                          <w:r w:rsidRPr="00B64567" w:rsidDel="00E34466">
                            <w:rPr>
                              <w:iCs/>
                            </w:rPr>
                            <w:delText xml:space="preserve">User Interaction </w:delText>
                          </w:r>
                        </w:del>
                        <w:del w:id="80" w:author="Pandya, Ketan Bhushan" w:date="2021-12-12T13:23:00Z">
                          <w:r w:rsidRPr="00B64567" w:rsidDel="00E34466">
                            <w:rPr>
                              <w:iCs/>
                            </w:rPr>
                            <w:delText>Design, Spring 2021</w:delText>
                          </w:r>
                        </w:del>
                      </w:p>
                      <w:p w14:paraId="1A399D88" w14:textId="7AB1C912" w:rsidR="00E34466" w:rsidRPr="00B64567" w:rsidDel="00E34466" w:rsidRDefault="00E34466">
                        <w:pPr>
                          <w:pStyle w:val="NoSpacing"/>
                          <w:rPr>
                            <w:del w:id="81" w:author="Pandya, Ketan Bhushan" w:date="2021-12-12T13:23:00Z"/>
                          </w:rPr>
                          <w:pPrChange w:id="82" w:author="Pandya, Ketan Bhushan" w:date="2021-12-12T13:24: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83" w:author="Pandya, Ketan Bhushan" w:date="2021-12-12T13:23:00Z">
                          <w:r w:rsidRPr="00B64567" w:rsidDel="00E34466">
                            <w:rPr>
                              <w:iCs/>
                            </w:rPr>
                            <w:delText>Mini-design projects and semester long user research and app design project for the NGO Designed for Joy</w:delText>
                          </w:r>
                        </w:del>
                      </w:p>
                      <w:p w14:paraId="2F5D36E9" w14:textId="507B416F" w:rsidR="00E34466" w:rsidRPr="00B64567" w:rsidDel="00E34466" w:rsidRDefault="00E34466">
                        <w:pPr>
                          <w:pStyle w:val="NoSpacing"/>
                          <w:rPr>
                            <w:del w:id="84" w:author="Pandya, Ketan Bhushan" w:date="2021-12-12T13:24:00Z"/>
                          </w:rPr>
                          <w:pPrChange w:id="85" w:author="Pandya, Ketan Bhushan" w:date="2021-12-12T13:24: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del w:id="86" w:author="Pandya, Ketan Bhushan" w:date="2021-12-12T13:24:00Z">
                          <w:r w:rsidRPr="00B64567" w:rsidDel="00E34466">
                            <w:rPr>
                              <w:iCs/>
                            </w:rPr>
                            <w:delText>Usability Testing and Evaluation, Fall 2021</w:delText>
                          </w:r>
                        </w:del>
                      </w:p>
                      <w:p w14:paraId="26104D95" w14:textId="64CB56B9" w:rsidR="00E34466" w:rsidRPr="00E34466" w:rsidDel="00E34466" w:rsidRDefault="00E34466">
                        <w:pPr>
                          <w:pStyle w:val="NoSpacing"/>
                          <w:rPr>
                            <w:del w:id="87" w:author="Pandya, Ketan Bhushan" w:date="2021-12-12T13:24:00Z"/>
                          </w:rPr>
                          <w:pPrChange w:id="88" w:author="Pandya, Ketan Bhushan" w:date="2021-12-12T13:24: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89" w:author="Pandya, Ketan Bhushan" w:date="2021-12-12T13:23:00Z">
                          <w:r w:rsidRPr="00E34466" w:rsidDel="00E34466">
                            <w:rPr>
                              <w:iCs/>
                            </w:rPr>
                            <w:delText>Conducted a usability study on the UNC Campus Rec website</w:delText>
                          </w:r>
                        </w:del>
                      </w:p>
                      <w:p w14:paraId="5A7D04CD" w14:textId="28087AE8" w:rsidR="00E34466" w:rsidDel="00E34466" w:rsidRDefault="00E34466">
                        <w:pPr>
                          <w:pStyle w:val="NoSpacing"/>
                          <w:rPr>
                            <w:del w:id="90" w:author="Pandya, Ketan Bhushan" w:date="2021-12-12T13:24:00Z"/>
                          </w:rPr>
                          <w:pPrChange w:id="91" w:author="Pandya, Ketan Bhushan" w:date="2021-12-12T13:24: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del w:id="92" w:author="Pandya, Ketan Bhushan" w:date="2021-12-12T13:24:00Z">
                          <w:r w:rsidDel="00E34466">
                            <w:delText>Web Development and Mobile Web Development, Fall 2021</w:delText>
                          </w:r>
                        </w:del>
                      </w:p>
                      <w:p w14:paraId="092E04BE" w14:textId="419D3D2E" w:rsidR="00E34466" w:rsidRPr="003F6D0A" w:rsidRDefault="00E34466">
                        <w:pPr>
                          <w:pStyle w:val="NoSpacing"/>
                          <w:pPrChange w:id="93" w:author="Pandya, Ketan Bhushan" w:date="2021-12-12T13:24:00Z">
                            <w:pPr>
                              <w:pStyle w:val="ListParagraph"/>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ind w:left="360" w:hanging="360"/>
                            </w:pPr>
                          </w:pPrChange>
                        </w:pPr>
                        <w:del w:id="94" w:author="Pandya, Ketan Bhushan" w:date="2021-12-12T13:24:00Z">
                          <w:r w:rsidDel="00E34466">
                            <w:delText>Developed a website using HTML and CSS with a mobile responsive focus</w:delText>
                          </w:r>
                        </w:del>
                      </w:p>
                    </w:txbxContent>
                  </v:textbox>
                </v:shape>
              </w:pict>
            </mc:Fallback>
          </mc:AlternateContent>
        </w:r>
      </w:ins>
      <w:r w:rsidR="002D3BE1">
        <w:rPr>
          <w:noProof/>
        </w:rPr>
        <mc:AlternateContent>
          <mc:Choice Requires="wps">
            <w:drawing>
              <wp:anchor distT="0" distB="0" distL="114300" distR="114300" simplePos="0" relativeHeight="251656704" behindDoc="0" locked="0" layoutInCell="1" allowOverlap="1" wp14:anchorId="553B5132" wp14:editId="76CA500F">
                <wp:simplePos x="0" y="0"/>
                <wp:positionH relativeFrom="column">
                  <wp:posOffset>1601470</wp:posOffset>
                </wp:positionH>
                <wp:positionV relativeFrom="paragraph">
                  <wp:posOffset>2741930</wp:posOffset>
                </wp:positionV>
                <wp:extent cx="1848485" cy="294640"/>
                <wp:effectExtent l="0" t="0" r="0" b="0"/>
                <wp:wrapNone/>
                <wp:docPr id="205" name="ZoneTexte 106">
                  <a:extLst xmlns:a="http://schemas.openxmlformats.org/drawingml/2006/main">
                    <a:ext uri="{FF2B5EF4-FFF2-40B4-BE49-F238E27FC236}">
                      <a16:creationId xmlns:a16="http://schemas.microsoft.com/office/drawing/2014/main" id="{2BE0FB67-16B3-AE40-A270-4A67810386C4}"/>
                    </a:ext>
                  </a:extLst>
                </wp:docPr>
                <wp:cNvGraphicFramePr/>
                <a:graphic xmlns:a="http://schemas.openxmlformats.org/drawingml/2006/main">
                  <a:graphicData uri="http://schemas.microsoft.com/office/word/2010/wordprocessingShape">
                    <wps:wsp>
                      <wps:cNvSpPr txBox="1"/>
                      <wps:spPr>
                        <a:xfrm>
                          <a:off x="0" y="0"/>
                          <a:ext cx="1848485" cy="294640"/>
                        </a:xfrm>
                        <a:prstGeom prst="rect">
                          <a:avLst/>
                        </a:prstGeom>
                        <a:noFill/>
                        <a:ln w="3175" cap="flat">
                          <a:noFill/>
                          <a:miter lim="400000"/>
                        </a:ln>
                        <a:effectLst/>
                        <a:sp3d/>
                      </wps:spPr>
                      <wps:txbx>
                        <w:txbxContent>
                          <w:p w14:paraId="1C784753" w14:textId="5E565D17" w:rsidR="008B5DB6" w:rsidRPr="001A1889" w:rsidRDefault="00A71CAD" w:rsidP="001A1889">
                            <w:pPr>
                              <w:pStyle w:val="Heading2"/>
                              <w:rPr>
                                <w:b/>
                                <w:bCs/>
                                <w:sz w:val="28"/>
                                <w:szCs w:val="28"/>
                              </w:rPr>
                            </w:pPr>
                            <w:r>
                              <w:rPr>
                                <w:b/>
                                <w:bCs/>
                                <w:sz w:val="28"/>
                                <w:szCs w:val="28"/>
                              </w:rPr>
                              <w:t>Experience</w:t>
                            </w:r>
                          </w:p>
                        </w:txbxContent>
                      </wps:txbx>
                      <wps:bodyPr rot="0" spcFirstLastPara="1" vertOverflow="overflow" horzOverflow="overflow" vert="horz" wrap="square" lIns="30360" tIns="30360" rIns="30360" bIns="30360" numCol="1" spcCol="38100" rtlCol="0" anchor="ctr">
                        <a:noAutofit/>
                      </wps:bodyPr>
                    </wps:wsp>
                  </a:graphicData>
                </a:graphic>
                <wp14:sizeRelH relativeFrom="margin">
                  <wp14:pctWidth>0</wp14:pctWidth>
                </wp14:sizeRelH>
                <wp14:sizeRelV relativeFrom="margin">
                  <wp14:pctHeight>0</wp14:pctHeight>
                </wp14:sizeRelV>
              </wp:anchor>
            </w:drawing>
          </mc:Choice>
          <mc:Fallback>
            <w:pict>
              <v:shape w14:anchorId="553B5132" id="_x0000_s1037" type="#_x0000_t202" style="position:absolute;margin-left:126.1pt;margin-top:215.9pt;width:145.55pt;height:23.2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" filled="f" stroked="f" strokeweight=".25pt">
                <v:stroke miterlimit="4"/>
                <v:textbox inset=".84333mm,.84333mm,.84333mm,.84333mm">
                  <w:txbxContent>
                    <w:p w14:paraId="1C784753" w14:textId="5E565D17" w:rsidR="008B5DB6" w:rsidRPr="001A1889" w:rsidRDefault="00A71CAD" w:rsidP="001A1889">
                      <w:pPr>
                        <w:pStyle w:val="Heading2"/>
                        <w:rPr>
                          <w:b/>
                          <w:bCs/>
                          <w:sz w:val="28"/>
                          <w:szCs w:val="28"/>
                        </w:rPr>
                      </w:pPr>
                      <w:r>
                        <w:rPr>
                          <w:b/>
                          <w:bCs/>
                          <w:sz w:val="28"/>
                          <w:szCs w:val="28"/>
                        </w:rPr>
                        <w:t>Experience</w:t>
                      </w:r>
                    </w:p>
                  </w:txbxContent>
                </v:textbox>
              </v:shape>
            </w:pict>
          </mc:Fallback>
        </mc:AlternateContent>
      </w:r>
      <w:r w:rsidR="00DB0328" w:rsidRPr="001A1889">
        <w:rPr>
          <w:rFonts w:cstheme="minorHAnsi"/>
          <w:noProof/>
        </w:rPr>
        <mc:AlternateContent>
          <mc:Choice Requires="wps">
            <w:drawing>
              <wp:anchor distT="0" distB="0" distL="114300" distR="114300" simplePos="0" relativeHeight="251658752" behindDoc="0" locked="0" layoutInCell="1" allowOverlap="1" wp14:anchorId="3669C524" wp14:editId="4A6E34C1">
                <wp:simplePos x="0" y="0"/>
                <wp:positionH relativeFrom="column">
                  <wp:posOffset>1603375</wp:posOffset>
                </wp:positionH>
                <wp:positionV relativeFrom="paragraph">
                  <wp:posOffset>533400</wp:posOffset>
                </wp:positionV>
                <wp:extent cx="5069840" cy="1168400"/>
                <wp:effectExtent l="0" t="0" r="0" b="0"/>
                <wp:wrapNone/>
                <wp:docPr id="94" name="DIPLOMA…">
                  <a:extLst xmlns:a="http://schemas.openxmlformats.org/drawingml/2006/main">
                    <a:ext uri="{FF2B5EF4-FFF2-40B4-BE49-F238E27FC236}">
                      <a16:creationId xmlns:a16="http://schemas.microsoft.com/office/drawing/2014/main" id="{A5BE868E-9B2E-6F4B-84BF-673365840F68}"/>
                    </a:ext>
                  </a:extLst>
                </wp:docPr>
                <wp:cNvGraphicFramePr/>
                <a:graphic xmlns:a="http://schemas.openxmlformats.org/drawingml/2006/main">
                  <a:graphicData uri="http://schemas.microsoft.com/office/word/2010/wordprocessingShape">
                    <wps:wsp>
                      <wps:cNvSpPr txBox="1"/>
                      <wps:spPr>
                        <a:xfrm>
                          <a:off x="0" y="0"/>
                          <a:ext cx="5069840" cy="116840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14:paraId="3BF0789E" w14:textId="1350260F" w:rsidR="00F648F6" w:rsidRPr="00FF3825" w:rsidRDefault="006B090B" w:rsidP="00F648F6">
                            <w:pPr>
                              <w:pStyle w:val="NoSpacing"/>
                              <w:rPr>
                                <w:rFonts w:asciiTheme="majorHAnsi" w:hAnsiTheme="majorHAnsi" w:cstheme="majorHAnsi"/>
                              </w:rPr>
                            </w:pPr>
                            <w:r w:rsidRPr="00FF3825">
                              <w:rPr>
                                <w:rFonts w:asciiTheme="majorHAnsi" w:hAnsiTheme="majorHAnsi" w:cstheme="majorHAnsi"/>
                                <w:b/>
                                <w:bCs/>
                              </w:rPr>
                              <w:t>Master of Science: Information Science</w:t>
                            </w:r>
                          </w:p>
                          <w:p w14:paraId="2E71F493" w14:textId="0493FA28" w:rsidR="006B090B" w:rsidRPr="00FF3825" w:rsidRDefault="006B090B" w:rsidP="00F648F6">
                            <w:pPr>
                              <w:pStyle w:val="NoSpacing"/>
                              <w:rPr>
                                <w:rFonts w:asciiTheme="majorHAnsi" w:hAnsiTheme="majorHAnsi" w:cstheme="majorHAnsi"/>
                              </w:rPr>
                            </w:pPr>
                            <w:r w:rsidRPr="00FF3825">
                              <w:rPr>
                                <w:rFonts w:asciiTheme="majorHAnsi" w:hAnsiTheme="majorHAnsi" w:cstheme="majorHAnsi"/>
                              </w:rPr>
                              <w:t>May 2022</w:t>
                            </w:r>
                          </w:p>
                          <w:p w14:paraId="64C06864" w14:textId="77777777" w:rsidR="006B090B" w:rsidRPr="00FF3825" w:rsidRDefault="006B090B" w:rsidP="00F648F6">
                            <w:pPr>
                              <w:pStyle w:val="NoSpacing"/>
                              <w:rPr>
                                <w:rFonts w:asciiTheme="majorHAnsi" w:hAnsiTheme="majorHAnsi" w:cstheme="majorHAnsi"/>
                              </w:rPr>
                            </w:pPr>
                            <w:r w:rsidRPr="00FF3825">
                              <w:rPr>
                                <w:rFonts w:asciiTheme="majorHAnsi" w:hAnsiTheme="majorHAnsi" w:cstheme="majorHAnsi"/>
                              </w:rPr>
                              <w:t>University of North Carolina at Chapel Hill, Chapel Hill, NC</w:t>
                            </w:r>
                          </w:p>
                          <w:p w14:paraId="41F606C9" w14:textId="35165504" w:rsidR="001A1889" w:rsidRPr="00FF3825" w:rsidRDefault="006B090B" w:rsidP="00F648F6">
                            <w:pPr>
                              <w:pStyle w:val="NoSpacing"/>
                              <w:rPr>
                                <w:rFonts w:asciiTheme="majorHAnsi" w:hAnsiTheme="majorHAnsi" w:cstheme="majorHAnsi"/>
                              </w:rPr>
                            </w:pPr>
                            <w:r w:rsidRPr="00FF3825">
                              <w:rPr>
                                <w:rFonts w:asciiTheme="majorHAnsi" w:hAnsiTheme="majorHAnsi" w:cstheme="majorHAnsi"/>
                              </w:rPr>
                              <w:t>Specialization in Human-Computer Interaction Design (UX)</w:t>
                            </w:r>
                          </w:p>
                        </w:txbxContent>
                      </wps:txbx>
                      <wps:bodyPr wrap="square" lIns="30360" tIns="30360" rIns="30360" bIns="30360">
                        <a:spAutoFit/>
                      </wps:bodyPr>
                    </wps:wsp>
                  </a:graphicData>
                </a:graphic>
                <wp14:sizeRelH relativeFrom="margin">
                  <wp14:pctWidth>0</wp14:pctWidth>
                </wp14:sizeRelH>
              </wp:anchor>
            </w:drawing>
          </mc:Choice>
          <mc:Fallback>
            <w:pict>
              <v:shape w14:anchorId="3669C524" id="_x0000_s1038" type="#_x0000_t202" style="position:absolute;margin-left:126.25pt;margin-top:42pt;width:399.2pt;height:92pt;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" filled="f" stroked="f" strokeweight=".25pt">
                <v:stroke miterlimit="4"/>
                <v:textbox style="mso-fit-shape-to-text:t" inset=".84333mm,.84333mm,.84333mm,.84333mm">
                  <w:txbxContent>
                    <w:p w14:paraId="3BF0789E" w14:textId="1350260F" w:rsidR="00F648F6" w:rsidRPr="00FF3825" w:rsidRDefault="006B090B" w:rsidP="00F648F6">
                      <w:pPr>
                        <w:pStyle w:val="NoSpacing"/>
                        <w:rPr>
                          <w:rFonts w:asciiTheme="majorHAnsi" w:hAnsiTheme="majorHAnsi" w:cstheme="majorHAnsi"/>
                        </w:rPr>
                      </w:pPr>
                      <w:r w:rsidRPr="00FF3825">
                        <w:rPr>
                          <w:rFonts w:asciiTheme="majorHAnsi" w:hAnsiTheme="majorHAnsi" w:cstheme="majorHAnsi"/>
                          <w:b/>
                          <w:bCs/>
                        </w:rPr>
                        <w:t>Master of Science: Information Science</w:t>
                      </w:r>
                    </w:p>
                    <w:p w14:paraId="2E71F493" w14:textId="0493FA28" w:rsidR="006B090B" w:rsidRPr="00FF3825" w:rsidRDefault="006B090B" w:rsidP="00F648F6">
                      <w:pPr>
                        <w:pStyle w:val="NoSpacing"/>
                        <w:rPr>
                          <w:rFonts w:asciiTheme="majorHAnsi" w:hAnsiTheme="majorHAnsi" w:cstheme="majorHAnsi"/>
                        </w:rPr>
                      </w:pPr>
                      <w:r w:rsidRPr="00FF3825">
                        <w:rPr>
                          <w:rFonts w:asciiTheme="majorHAnsi" w:hAnsiTheme="majorHAnsi" w:cstheme="majorHAnsi"/>
                        </w:rPr>
                        <w:t>May 2022</w:t>
                      </w:r>
                    </w:p>
                    <w:p w14:paraId="64C06864" w14:textId="77777777" w:rsidR="006B090B" w:rsidRPr="00FF3825" w:rsidRDefault="006B090B" w:rsidP="00F648F6">
                      <w:pPr>
                        <w:pStyle w:val="NoSpacing"/>
                        <w:rPr>
                          <w:rFonts w:asciiTheme="majorHAnsi" w:hAnsiTheme="majorHAnsi" w:cstheme="majorHAnsi"/>
                        </w:rPr>
                      </w:pPr>
                      <w:r w:rsidRPr="00FF3825">
                        <w:rPr>
                          <w:rFonts w:asciiTheme="majorHAnsi" w:hAnsiTheme="majorHAnsi" w:cstheme="majorHAnsi"/>
                        </w:rPr>
                        <w:t>University of North Carolina at Chapel Hill, Chapel Hill, NC</w:t>
                      </w:r>
                    </w:p>
                    <w:p w14:paraId="41F606C9" w14:textId="35165504" w:rsidR="001A1889" w:rsidRPr="00FF3825" w:rsidRDefault="006B090B" w:rsidP="00F648F6">
                      <w:pPr>
                        <w:pStyle w:val="NoSpacing"/>
                        <w:rPr>
                          <w:rFonts w:asciiTheme="majorHAnsi" w:hAnsiTheme="majorHAnsi" w:cstheme="majorHAnsi"/>
                        </w:rPr>
                      </w:pPr>
                      <w:r w:rsidRPr="00FF3825">
                        <w:rPr>
                          <w:rFonts w:asciiTheme="majorHAnsi" w:hAnsiTheme="majorHAnsi" w:cstheme="majorHAnsi"/>
                        </w:rPr>
                        <w:t>Specialization in Human-Computer Interaction Design (UX)</w:t>
                      </w:r>
                    </w:p>
                  </w:txbxContent>
                </v:textbox>
              </v:shape>
            </w:pict>
          </mc:Fallback>
        </mc:AlternateContent>
      </w:r>
      <w:del w:id="95" w:author="Pandya, Ketan Bhushan" w:date="2021-12-12T13:36:00Z">
        <w:r w:rsidR="00081EDD" w:rsidDel="00153D9E">
          <w:rPr>
            <w:noProof/>
          </w:rPr>
          <mc:AlternateContent>
            <mc:Choice Requires="wps">
              <w:drawing>
                <wp:anchor distT="0" distB="0" distL="114300" distR="114300" simplePos="0" relativeHeight="251665920" behindDoc="0" locked="0" layoutInCell="1" allowOverlap="1" wp14:anchorId="2D490C41" wp14:editId="00EA99C6">
                  <wp:simplePos x="0" y="0"/>
                  <wp:positionH relativeFrom="column">
                    <wp:posOffset>1718945</wp:posOffset>
                  </wp:positionH>
                  <wp:positionV relativeFrom="paragraph">
                    <wp:posOffset>8118475</wp:posOffset>
                  </wp:positionV>
                  <wp:extent cx="5123180" cy="1122680"/>
                  <wp:effectExtent l="0" t="0" r="0" b="0"/>
                  <wp:wrapNone/>
                  <wp:docPr id="66" name="Job Title…"/>
                  <wp:cNvGraphicFramePr/>
                  <a:graphic xmlns:a="http://schemas.openxmlformats.org/drawingml/2006/main">
                    <a:graphicData uri="http://schemas.microsoft.com/office/word/2010/wordprocessingShape">
                      <wps:wsp>
                        <wps:cNvSpPr txBox="1"/>
                        <wps:spPr>
                          <a:xfrm>
                            <a:off x="0" y="0"/>
                            <a:ext cx="5123180" cy="112268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14:paraId="164BA1E3" w14:textId="77777777" w:rsidR="001C7E2F" w:rsidRPr="00B64567" w:rsidRDefault="001C7E2F">
                              <w:pPr>
                                <w:pStyle w:val="NoSpacing"/>
                                <w:pPrChange w:id="96" w:author="Pandya, Ketan Bhushan" w:date="2021-12-12T13:33: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r w:rsidRPr="00B64567">
                                <w:t>Undergraduate Teaching Assistant, Virginia Tech</w:t>
                              </w:r>
                            </w:p>
                            <w:p w14:paraId="6E8E4E1D" w14:textId="22DE34A9" w:rsidR="001C7E2F" w:rsidDel="00081EDD" w:rsidRDefault="001C7E2F" w:rsidP="00B024D0">
                              <w:pPr>
                                <w:pStyle w:val="NoSpacing"/>
                                <w:rPr>
                                  <w:del w:id="97" w:author="Pandya, Ketan Bhushan" w:date="2021-12-12T13:33:00Z"/>
                                </w:rPr>
                              </w:pPr>
                              <w:r w:rsidRPr="00B64567">
                                <w:t>Blacksburg, VA, August 2019 – December 2019</w:t>
                              </w:r>
                            </w:p>
                            <w:p w14:paraId="41970DB6" w14:textId="77777777" w:rsidR="00081EDD" w:rsidRPr="00B64567" w:rsidRDefault="00081EDD">
                              <w:pPr>
                                <w:pStyle w:val="NoSpacing"/>
                                <w:rPr>
                                  <w:ins w:id="98" w:author="Pandya, Ketan Bhushan" w:date="2021-12-12T13:33:00Z"/>
                                </w:rPr>
                                <w:pPrChange w:id="99" w:author="Pandya, Ketan Bhushan" w:date="2021-12-12T13:33: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p>
                            <w:p w14:paraId="6457A7C4" w14:textId="0A4294AC" w:rsidR="001C7E2F" w:rsidRPr="00B64567" w:rsidDel="00081EDD" w:rsidRDefault="001C7E2F">
                              <w:pPr>
                                <w:pStyle w:val="NoSpacing"/>
                                <w:rPr>
                                  <w:del w:id="100" w:author="Pandya, Ketan Bhushan" w:date="2021-12-12T13:33:00Z"/>
                                </w:rPr>
                                <w:pPrChange w:id="101" w:author="Pandya, Ketan Bhushan" w:date="2021-12-12T13:33: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102" w:author="Pandya, Ketan Bhushan" w:date="2021-12-12T13:33:00Z">
                                <w:r w:rsidRPr="00B64567" w:rsidDel="00081EDD">
                                  <w:delText>Topic: Technology and the Future Though Acclaimed Science Fiction</w:delText>
                                </w:r>
                              </w:del>
                            </w:p>
                            <w:p w14:paraId="11CC0683" w14:textId="564DE47E" w:rsidR="001C7E2F" w:rsidRPr="00B64567" w:rsidDel="00081EDD" w:rsidRDefault="001C7E2F">
                              <w:pPr>
                                <w:pStyle w:val="NoSpacing"/>
                                <w:rPr>
                                  <w:del w:id="103" w:author="Pandya, Ketan Bhushan" w:date="2021-12-12T13:34:00Z"/>
                                </w:rPr>
                                <w:pPrChange w:id="104" w:author="Pandya, Ketan Bhushan" w:date="2021-12-12T13:33: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105" w:author="Pandya, Ketan Bhushan" w:date="2021-12-12T13:34:00Z">
                                <w:r w:rsidRPr="00B64567" w:rsidDel="00081EDD">
                                  <w:delText>Course: Introduction to World Literature</w:delText>
                                </w:r>
                              </w:del>
                            </w:p>
                            <w:p w14:paraId="6109CCC6" w14:textId="77777777" w:rsidR="00081EDD" w:rsidRPr="00B64567" w:rsidRDefault="00081EDD" w:rsidP="00081EDD">
                              <w:pPr>
                                <w:pStyle w:val="NoSpacing"/>
                                <w:numPr>
                                  <w:ilvl w:val="0"/>
                                  <w:numId w:val="15"/>
                                </w:numPr>
                                <w:rPr>
                                  <w:ins w:id="106" w:author="Pandya, Ketan Bhushan" w:date="2021-12-12T13:34:00Z"/>
                                </w:rPr>
                              </w:pPr>
                              <w:ins w:id="107" w:author="Pandya, Ketan Bhushan" w:date="2021-12-12T13:34:00Z">
                                <w:r w:rsidRPr="00B64567">
                                  <w:t>Course: Introduction to World Literature</w:t>
                                </w:r>
                              </w:ins>
                            </w:p>
                            <w:p w14:paraId="5B22902D" w14:textId="77777777" w:rsidR="001C7E2F" w:rsidRPr="00B64567" w:rsidRDefault="001C7E2F">
                              <w:pPr>
                                <w:pStyle w:val="NoSpacing"/>
                                <w:numPr>
                                  <w:ilvl w:val="0"/>
                                  <w:numId w:val="15"/>
                                </w:numPr>
                                <w:pPrChange w:id="108" w:author="Pandya, Ketan Bhushan" w:date="2021-12-12T13:33: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r w:rsidRPr="00B64567">
                                <w:t>Facilitated student discussion, evaluated student papers, and helped with technology needs</w:t>
                              </w:r>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2D490C41" id="_x0000_s1039" type="#_x0000_t202" style="position:absolute;margin-left:135.35pt;margin-top:639.25pt;width:403.4pt;height:88.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" filled="f" stroked="f" strokeweight=".25pt">
                  <v:stroke miterlimit="4"/>
                  <v:textbox inset=".84333mm,.84333mm,.84333mm,.84333mm">
                    <w:txbxContent>
                      <w:p w14:paraId="164BA1E3" w14:textId="77777777" w:rsidR="001C7E2F" w:rsidRPr="00B64567" w:rsidRDefault="001C7E2F">
                        <w:pPr>
                          <w:pStyle w:val="NoSpacing"/>
                          <w:pPrChange w:id="109" w:author="Pandya, Ketan Bhushan" w:date="2021-12-12T13:33: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r w:rsidRPr="00B64567">
                          <w:t>Undergraduate Teaching Assistant, Virginia Tech</w:t>
                        </w:r>
                      </w:p>
                      <w:p w14:paraId="6E8E4E1D" w14:textId="22DE34A9" w:rsidR="001C7E2F" w:rsidDel="00081EDD" w:rsidRDefault="001C7E2F" w:rsidP="00B024D0">
                        <w:pPr>
                          <w:pStyle w:val="NoSpacing"/>
                          <w:rPr>
                            <w:del w:id="110" w:author="Pandya, Ketan Bhushan" w:date="2021-12-12T13:33:00Z"/>
                          </w:rPr>
                        </w:pPr>
                        <w:r w:rsidRPr="00B64567">
                          <w:t>Blacksburg, VA, August 2019 – December 2019</w:t>
                        </w:r>
                      </w:p>
                      <w:p w14:paraId="41970DB6" w14:textId="77777777" w:rsidR="00081EDD" w:rsidRPr="00B64567" w:rsidRDefault="00081EDD">
                        <w:pPr>
                          <w:pStyle w:val="NoSpacing"/>
                          <w:rPr>
                            <w:ins w:id="111" w:author="Pandya, Ketan Bhushan" w:date="2021-12-12T13:33:00Z"/>
                          </w:rPr>
                          <w:pPrChange w:id="112" w:author="Pandya, Ketan Bhushan" w:date="2021-12-12T13:33:00Z">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pPr>
                          </w:pPrChange>
                        </w:pPr>
                      </w:p>
                      <w:p w14:paraId="6457A7C4" w14:textId="0A4294AC" w:rsidR="001C7E2F" w:rsidRPr="00B64567" w:rsidDel="00081EDD" w:rsidRDefault="001C7E2F">
                        <w:pPr>
                          <w:pStyle w:val="NoSpacing"/>
                          <w:rPr>
                            <w:del w:id="113" w:author="Pandya, Ketan Bhushan" w:date="2021-12-12T13:33:00Z"/>
                          </w:rPr>
                          <w:pPrChange w:id="114" w:author="Pandya, Ketan Bhushan" w:date="2021-12-12T13:33: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115" w:author="Pandya, Ketan Bhushan" w:date="2021-12-12T13:33:00Z">
                          <w:r w:rsidRPr="00B64567" w:rsidDel="00081EDD">
                            <w:delText>Topic: Technology and the Future Though Acclaimed Science Fiction</w:delText>
                          </w:r>
                        </w:del>
                      </w:p>
                      <w:p w14:paraId="11CC0683" w14:textId="564DE47E" w:rsidR="001C7E2F" w:rsidRPr="00B64567" w:rsidDel="00081EDD" w:rsidRDefault="001C7E2F">
                        <w:pPr>
                          <w:pStyle w:val="NoSpacing"/>
                          <w:rPr>
                            <w:del w:id="116" w:author="Pandya, Ketan Bhushan" w:date="2021-12-12T13:34:00Z"/>
                          </w:rPr>
                          <w:pPrChange w:id="117" w:author="Pandya, Ketan Bhushan" w:date="2021-12-12T13:33: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118" w:author="Pandya, Ketan Bhushan" w:date="2021-12-12T13:34:00Z">
                          <w:r w:rsidRPr="00B64567" w:rsidDel="00081EDD">
                            <w:delText>Course: Introduction to World Literature</w:delText>
                          </w:r>
                        </w:del>
                      </w:p>
                      <w:p w14:paraId="6109CCC6" w14:textId="77777777" w:rsidR="00081EDD" w:rsidRPr="00B64567" w:rsidRDefault="00081EDD" w:rsidP="00081EDD">
                        <w:pPr>
                          <w:pStyle w:val="NoSpacing"/>
                          <w:numPr>
                            <w:ilvl w:val="0"/>
                            <w:numId w:val="15"/>
                          </w:numPr>
                          <w:rPr>
                            <w:ins w:id="119" w:author="Pandya, Ketan Bhushan" w:date="2021-12-12T13:34:00Z"/>
                          </w:rPr>
                        </w:pPr>
                        <w:ins w:id="120" w:author="Pandya, Ketan Bhushan" w:date="2021-12-12T13:34:00Z">
                          <w:r w:rsidRPr="00B64567">
                            <w:t>Course: Introduction to World Literature</w:t>
                          </w:r>
                        </w:ins>
                      </w:p>
                      <w:p w14:paraId="5B22902D" w14:textId="77777777" w:rsidR="001C7E2F" w:rsidRPr="00B64567" w:rsidRDefault="001C7E2F">
                        <w:pPr>
                          <w:pStyle w:val="NoSpacing"/>
                          <w:numPr>
                            <w:ilvl w:val="0"/>
                            <w:numId w:val="15"/>
                          </w:numPr>
                          <w:pPrChange w:id="121" w:author="Pandya, Ketan Bhushan" w:date="2021-12-12T13:33: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r w:rsidRPr="00B64567">
                          <w:t>Facilitated student discussion, evaluated student papers, and helped with technology needs</w:t>
                        </w:r>
                      </w:p>
                    </w:txbxContent>
                  </v:textbox>
                </v:shape>
              </w:pict>
            </mc:Fallback>
          </mc:AlternateContent>
        </w:r>
      </w:del>
      <w:r w:rsidR="008F6BAD" w:rsidRPr="001A1889">
        <w:rPr>
          <w:rFonts w:cstheme="minorHAnsi"/>
          <w:noProof/>
        </w:rPr>
        <mc:AlternateContent>
          <mc:Choice Requires="wps">
            <w:drawing>
              <wp:anchor distT="0" distB="0" distL="114300" distR="114300" simplePos="0" relativeHeight="251660800" behindDoc="0" locked="0" layoutInCell="1" allowOverlap="1" wp14:anchorId="242343C4" wp14:editId="4319E33F">
                <wp:simplePos x="0" y="0"/>
                <wp:positionH relativeFrom="column">
                  <wp:posOffset>1604645</wp:posOffset>
                </wp:positionH>
                <wp:positionV relativeFrom="paragraph">
                  <wp:posOffset>163830</wp:posOffset>
                </wp:positionV>
                <wp:extent cx="1848485" cy="276225"/>
                <wp:effectExtent l="0" t="0" r="8890" b="635"/>
                <wp:wrapNone/>
                <wp:docPr id="206" name="ZoneTexte 106">
                  <a:extLst xmlns:a="http://schemas.openxmlformats.org/drawingml/2006/main">
                    <a:ext uri="{FF2B5EF4-FFF2-40B4-BE49-F238E27FC236}">
                      <a16:creationId xmlns:a16="http://schemas.microsoft.com/office/drawing/2014/main" id="{F67EE7EC-E17C-7B4C-8C1A-CEA0DA2E8B87}"/>
                    </a:ext>
                  </a:extLst>
                </wp:docPr>
                <wp:cNvGraphicFramePr/>
                <a:graphic xmlns:a="http://schemas.openxmlformats.org/drawingml/2006/main">
                  <a:graphicData uri="http://schemas.microsoft.com/office/word/2010/wordprocessingShape">
                    <wps:wsp>
                      <wps:cNvSpPr txBox="1"/>
                      <wps:spPr>
                        <a:xfrm>
                          <a:off x="0" y="0"/>
                          <a:ext cx="1848485" cy="276225"/>
                        </a:xfrm>
                        <a:prstGeom prst="rect">
                          <a:avLst/>
                        </a:prstGeom>
                        <a:noFill/>
                        <a:ln w="3175" cap="flat">
                          <a:noFill/>
                          <a:miter lim="400000"/>
                        </a:ln>
                        <a:effectLst/>
                        <a:sp3d/>
                      </wps:spPr>
                      <wps:txbx>
                        <w:txbxContent>
                          <w:p w14:paraId="0ED71994" w14:textId="77777777" w:rsidR="001A1889" w:rsidRPr="001A1889" w:rsidRDefault="00A71CAD" w:rsidP="001A1889">
                            <w:pPr>
                              <w:pStyle w:val="Heading2"/>
                              <w:rPr>
                                <w:b/>
                                <w:bCs/>
                                <w:sz w:val="28"/>
                                <w:szCs w:val="28"/>
                              </w:rPr>
                            </w:pPr>
                            <w:r>
                              <w:rPr>
                                <w:b/>
                                <w:bCs/>
                                <w:sz w:val="28"/>
                                <w:szCs w:val="28"/>
                              </w:rPr>
                              <w:t>Education</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 w14:anchorId="242343C4" id="_x0000_s1040" type="#_x0000_t202" style="position:absolute;margin-left:126.35pt;margin-top:12.9pt;width:145.55pt;height:21.75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" filled="f" stroked="f" strokeweight=".25pt">
                <v:stroke miterlimit="4"/>
                <v:textbox style="mso-fit-shape-to-text:t" inset=".84333mm,.84333mm,.84333mm,.84333mm">
                  <w:txbxContent>
                    <w:p w14:paraId="0ED71994" w14:textId="77777777" w:rsidR="001A1889" w:rsidRPr="001A1889" w:rsidRDefault="00A71CAD" w:rsidP="001A1889">
                      <w:pPr>
                        <w:pStyle w:val="Heading2"/>
                        <w:rPr>
                          <w:b/>
                          <w:bCs/>
                          <w:sz w:val="28"/>
                          <w:szCs w:val="28"/>
                        </w:rPr>
                      </w:pPr>
                      <w:r>
                        <w:rPr>
                          <w:b/>
                          <w:bCs/>
                          <w:sz w:val="28"/>
                          <w:szCs w:val="28"/>
                        </w:rPr>
                        <w:t>Education</w:t>
                      </w:r>
                    </w:p>
                  </w:txbxContent>
                </v:textbox>
              </v:shape>
            </w:pict>
          </mc:Fallback>
        </mc:AlternateContent>
      </w:r>
      <w:r w:rsidR="003C4F8C">
        <w:rPr>
          <w:noProof/>
        </w:rPr>
        <mc:AlternateContent>
          <mc:Choice Requires="wps">
            <w:drawing>
              <wp:anchor distT="0" distB="0" distL="114300" distR="114300" simplePos="0" relativeHeight="251657728" behindDoc="0" locked="0" layoutInCell="1" allowOverlap="1" wp14:anchorId="4BE6D47E" wp14:editId="532FC912">
                <wp:simplePos x="0" y="0"/>
                <wp:positionH relativeFrom="column">
                  <wp:posOffset>1255215</wp:posOffset>
                </wp:positionH>
                <wp:positionV relativeFrom="paragraph">
                  <wp:posOffset>36999</wp:posOffset>
                </wp:positionV>
                <wp:extent cx="0" cy="8421201"/>
                <wp:effectExtent l="0" t="0" r="38100" b="37465"/>
                <wp:wrapNone/>
                <wp:docPr id="2" name="Straight Connector 2"/>
                <wp:cNvGraphicFramePr/>
                <a:graphic xmlns:a="http://schemas.openxmlformats.org/drawingml/2006/main">
                  <a:graphicData uri="http://schemas.microsoft.com/office/word/2010/wordprocessingShape">
                    <wps:wsp>
                      <wps:cNvCnPr/>
                      <wps:spPr>
                        <a:xfrm flipH="1">
                          <a:off x="0" y="0"/>
                          <a:ext cx="0" cy="842120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66BF8A" id="Straight Connector 2" o:spid="_x0000_s1026" style="position:absolute;flip:x;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8.85pt,2.9pt" to="98.8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" strokecolor="#4472c4 [3204]" strokeweight=".5pt">
                <v:stroke joinstyle="miter"/>
              </v:line>
            </w:pict>
          </mc:Fallback>
        </mc:AlternateContent>
      </w:r>
      <w:del w:id="122" w:author="Pandya, Ketan Bhushan" w:date="2021-12-12T13:19:00Z">
        <w:r w:rsidR="003C4F8C" w:rsidDel="0077651F">
          <w:rPr>
            <w:noProof/>
          </w:rPr>
          <mc:AlternateContent>
            <mc:Choice Requires="wps">
              <w:drawing>
                <wp:anchor distT="0" distB="0" distL="114300" distR="114300" simplePos="0" relativeHeight="251666944" behindDoc="0" locked="0" layoutInCell="1" allowOverlap="1" wp14:anchorId="6AA240A2" wp14:editId="6B418D08">
                  <wp:simplePos x="0" y="0"/>
                  <wp:positionH relativeFrom="column">
                    <wp:posOffset>1592580</wp:posOffset>
                  </wp:positionH>
                  <wp:positionV relativeFrom="paragraph">
                    <wp:posOffset>7106492</wp:posOffset>
                  </wp:positionV>
                  <wp:extent cx="5123180" cy="1122680"/>
                  <wp:effectExtent l="0" t="0" r="0" b="0"/>
                  <wp:wrapNone/>
                  <wp:docPr id="67" name="Job Title…"/>
                  <wp:cNvGraphicFramePr/>
                  <a:graphic xmlns:a="http://schemas.openxmlformats.org/drawingml/2006/main">
                    <a:graphicData uri="http://schemas.microsoft.com/office/word/2010/wordprocessingShape">
                      <wps:wsp>
                        <wps:cNvSpPr txBox="1"/>
                        <wps:spPr>
                          <a:xfrm>
                            <a:off x="0" y="0"/>
                            <a:ext cx="5123180" cy="1122680"/>
                          </a:xfrm>
                          <a:prstGeom prst="rect">
                            <a:avLst/>
                          </a:prstGeom>
                          <a:ln w="3175">
                            <a:miter lim="400000"/>
                          </a:ln>
                          <a:extLst>
                            <a:ext uri="{C572A759-6A51-4108-AA02-DFA0A04FC94B}">
                              <ma14:wrappingTextBoxFlag xmlns:o="urn:schemas-microsoft-com:office:office" xmlns:v="urn:schemas-microsoft-com:vml" xmlns:w10="urn:schemas-microsoft-com:office:word" xmlns:w="http://schemas.openxmlformats.org/wordprocessingml/2006/main" xmlns:p="http://schemas.openxmlformats.org/presentationml/2006/main" xmlns="" xmlns:a14="http://schemas.microsoft.com/office/drawing/2010/main" xmlns:ma14="http://schemas.microsoft.com/office/mac/drawingml/2011/main" xmlns:lc="http://schemas.openxmlformats.org/drawingml/2006/lockedCanvas" val="1"/>
                            </a:ext>
                          </a:extLst>
                        </wps:spPr>
                        <wps:txbx>
                          <w:txbxContent>
                            <w:p w14:paraId="4FBDAB1D" w14:textId="5CDF2642" w:rsidR="001C7E2F" w:rsidRPr="00B64567" w:rsidDel="00A82240" w:rsidRDefault="001C7E2F">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rPr>
                                  <w:del w:id="123" w:author="Pandya, Ketan Bhushan" w:date="2021-12-12T13:18:00Z"/>
                                  <w:rFonts w:asciiTheme="majorHAnsi" w:hAnsiTheme="majorHAnsi" w:cstheme="majorHAnsi"/>
                                  <w:b/>
                                  <w:bCs/>
                                </w:rPr>
                              </w:pPr>
                              <w:del w:id="124" w:author="Pandya, Ketan Bhushan" w:date="2021-12-12T13:18:00Z">
                                <w:r w:rsidRPr="00B64567" w:rsidDel="00A82240">
                                  <w:rPr>
                                    <w:rFonts w:asciiTheme="majorHAnsi" w:hAnsiTheme="majorHAnsi" w:cstheme="majorHAnsi"/>
                                    <w:b/>
                                    <w:bCs/>
                                  </w:rPr>
                                  <w:delText>Medical Assistant, Billing, IT Support, Danville Gastroenterology Center</w:delText>
                                </w:r>
                              </w:del>
                            </w:p>
                            <w:p w14:paraId="3A5A5712" w14:textId="5885CE2A" w:rsidR="0022632A" w:rsidRPr="00B64567" w:rsidDel="00A82240" w:rsidRDefault="0022632A">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rPr>
                                  <w:del w:id="125" w:author="Pandya, Ketan Bhushan" w:date="2021-12-12T13:18:00Z"/>
                                  <w:rFonts w:asciiTheme="majorHAnsi" w:hAnsiTheme="majorHAnsi" w:cstheme="majorHAnsi"/>
                                </w:rPr>
                              </w:pPr>
                              <w:del w:id="126" w:author="Pandya, Ketan Bhushan" w:date="2021-12-12T13:18:00Z">
                                <w:r w:rsidRPr="00B64567" w:rsidDel="00A82240">
                                  <w:rPr>
                                    <w:rFonts w:asciiTheme="majorHAnsi" w:hAnsiTheme="majorHAnsi" w:cstheme="majorHAnsi"/>
                                  </w:rPr>
                                  <w:delText>Danville, VA, May 2017 – May 2021</w:delText>
                                </w:r>
                              </w:del>
                            </w:p>
                            <w:p w14:paraId="36CB17B8" w14:textId="44BEBEB8" w:rsidR="0022632A" w:rsidRPr="00B64567" w:rsidDel="00A82240" w:rsidRDefault="0022632A">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rPr>
                                  <w:del w:id="127" w:author="Pandya, Ketan Bhushan" w:date="2021-12-12T13:18:00Z"/>
                                  <w:rFonts w:asciiTheme="majorHAnsi" w:hAnsiTheme="majorHAnsi" w:cstheme="majorHAnsi"/>
                                </w:rPr>
                                <w:pPrChange w:id="128" w:author="Pandya, Ketan Bhushan" w:date="2021-12-12T13:19: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129" w:author="Pandya, Ketan Bhushan" w:date="2021-12-12T13:18:00Z">
                                <w:r w:rsidRPr="00B64567" w:rsidDel="00A82240">
                                  <w:rPr>
                                    <w:rFonts w:asciiTheme="majorHAnsi" w:hAnsiTheme="majorHAnsi" w:cstheme="majorHAnsi"/>
                                  </w:rPr>
                                  <w:delText>Took patient history and vitals, scribed for physicians, entered data for billing purposes</w:delText>
                                </w:r>
                              </w:del>
                            </w:p>
                            <w:p w14:paraId="2859C0F1" w14:textId="66B1180F" w:rsidR="001C7E2F" w:rsidRPr="00B64567" w:rsidRDefault="0022632A">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rPr>
                                  <w:rFonts w:asciiTheme="majorHAnsi" w:hAnsiTheme="majorHAnsi" w:cstheme="majorHAnsi"/>
                                </w:rPr>
                                <w:pPrChange w:id="130" w:author="Pandya, Ketan Bhushan" w:date="2021-12-12T13:19: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131" w:author="Pandya, Ketan Bhushan" w:date="2021-12-12T13:18:00Z">
                                <w:r w:rsidRPr="00B64567" w:rsidDel="00A82240">
                                  <w:rPr>
                                    <w:rFonts w:asciiTheme="majorHAnsi" w:hAnsiTheme="majorHAnsi" w:cstheme="majorHAnsi"/>
                                  </w:rPr>
                                  <w:delText>Diagnose</w:delText>
                                </w:r>
                                <w:r w:rsidR="00464CAF" w:rsidDel="00A82240">
                                  <w:rPr>
                                    <w:rFonts w:asciiTheme="majorHAnsi" w:hAnsiTheme="majorHAnsi" w:cstheme="majorHAnsi"/>
                                  </w:rPr>
                                  <w:delText>d</w:delText>
                                </w:r>
                                <w:r w:rsidRPr="00B64567" w:rsidDel="00A82240">
                                  <w:rPr>
                                    <w:rFonts w:asciiTheme="majorHAnsi" w:hAnsiTheme="majorHAnsi" w:cstheme="majorHAnsi"/>
                                  </w:rPr>
                                  <w:delText xml:space="preserve"> device problems and perform minor tests and improvements as requested by administrator</w:delText>
                                </w:r>
                              </w:del>
                            </w:p>
                          </w:txbxContent>
                        </wps:txbx>
                        <wps:bodyPr wrap="square" lIns="30360" tIns="30360" rIns="30360" bIns="30360">
                          <a:noAutofit/>
                        </wps:bodyPr>
                      </wps:wsp>
                    </a:graphicData>
                  </a:graphic>
                  <wp14:sizeRelH relativeFrom="margin">
                    <wp14:pctWidth>0</wp14:pctWidth>
                  </wp14:sizeRelH>
                  <wp14:sizeRelV relativeFrom="margin">
                    <wp14:pctHeight>0</wp14:pctHeight>
                  </wp14:sizeRelV>
                </wp:anchor>
              </w:drawing>
            </mc:Choice>
            <mc:Fallback>
              <w:pict>
                <v:shape w14:anchorId="6AA240A2" id="_x0000_s1041" type="#_x0000_t202" style="position:absolute;margin-left:125.4pt;margin-top:559.55pt;width:403.4pt;height:88.4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" filled="f" stroked="f" strokeweight=".25pt">
                  <v:stroke miterlimit="4"/>
                  <v:textbox inset=".84333mm,.84333mm,.84333mm,.84333mm">
                    <w:txbxContent>
                      <w:p w14:paraId="4FBDAB1D" w14:textId="5CDF2642" w:rsidR="001C7E2F" w:rsidRPr="00B64567" w:rsidDel="00A82240" w:rsidRDefault="001C7E2F">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rPr>
                            <w:del w:id="132" w:author="Pandya, Ketan Bhushan" w:date="2021-12-12T13:18:00Z"/>
                            <w:rFonts w:asciiTheme="majorHAnsi" w:hAnsiTheme="majorHAnsi" w:cstheme="majorHAnsi"/>
                            <w:b/>
                            <w:bCs/>
                          </w:rPr>
                        </w:pPr>
                        <w:del w:id="133" w:author="Pandya, Ketan Bhushan" w:date="2021-12-12T13:18:00Z">
                          <w:r w:rsidRPr="00B64567" w:rsidDel="00A82240">
                            <w:rPr>
                              <w:rFonts w:asciiTheme="majorHAnsi" w:hAnsiTheme="majorHAnsi" w:cstheme="majorHAnsi"/>
                              <w:b/>
                              <w:bCs/>
                            </w:rPr>
                            <w:delText>Medical Assistant, Billing, IT Support, Danville Gastroenterology Center</w:delText>
                          </w:r>
                        </w:del>
                      </w:p>
                      <w:p w14:paraId="3A5A5712" w14:textId="5885CE2A" w:rsidR="0022632A" w:rsidRPr="00B64567" w:rsidDel="00A82240" w:rsidRDefault="0022632A">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rPr>
                            <w:del w:id="134" w:author="Pandya, Ketan Bhushan" w:date="2021-12-12T13:18:00Z"/>
                            <w:rFonts w:asciiTheme="majorHAnsi" w:hAnsiTheme="majorHAnsi" w:cstheme="majorHAnsi"/>
                          </w:rPr>
                        </w:pPr>
                        <w:del w:id="135" w:author="Pandya, Ketan Bhushan" w:date="2021-12-12T13:18:00Z">
                          <w:r w:rsidRPr="00B64567" w:rsidDel="00A82240">
                            <w:rPr>
                              <w:rFonts w:asciiTheme="majorHAnsi" w:hAnsiTheme="majorHAnsi" w:cstheme="majorHAnsi"/>
                            </w:rPr>
                            <w:delText>Danville, VA, May 2017 – May 2021</w:delText>
                          </w:r>
                        </w:del>
                      </w:p>
                      <w:p w14:paraId="36CB17B8" w14:textId="44BEBEB8" w:rsidR="0022632A" w:rsidRPr="00B64567" w:rsidDel="00A82240" w:rsidRDefault="0022632A">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rPr>
                            <w:del w:id="136" w:author="Pandya, Ketan Bhushan" w:date="2021-12-12T13:18:00Z"/>
                            <w:rFonts w:asciiTheme="majorHAnsi" w:hAnsiTheme="majorHAnsi" w:cstheme="majorHAnsi"/>
                          </w:rPr>
                          <w:pPrChange w:id="137" w:author="Pandya, Ketan Bhushan" w:date="2021-12-12T13:19: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138" w:author="Pandya, Ketan Bhushan" w:date="2021-12-12T13:18:00Z">
                          <w:r w:rsidRPr="00B64567" w:rsidDel="00A82240">
                            <w:rPr>
                              <w:rFonts w:asciiTheme="majorHAnsi" w:hAnsiTheme="majorHAnsi" w:cstheme="majorHAnsi"/>
                            </w:rPr>
                            <w:delText>Took patient history and vitals, scribed for physicians, entered data for billing purposes</w:delText>
                          </w:r>
                        </w:del>
                      </w:p>
                      <w:p w14:paraId="2859C0F1" w14:textId="66B1180F" w:rsidR="001C7E2F" w:rsidRPr="00B64567" w:rsidRDefault="0022632A">
                        <w:pPr>
                          <w:tabs>
                            <w:tab w:val="left" w:pos="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rPr>
                            <w:rFonts w:asciiTheme="majorHAnsi" w:hAnsiTheme="majorHAnsi" w:cstheme="majorHAnsi"/>
                          </w:rPr>
                          <w:pPrChange w:id="139" w:author="Pandya, Ketan Bhushan" w:date="2021-12-12T13:19:00Z">
                            <w:pPr>
                              <w:numPr>
                                <w:numId w:val="7"/>
                              </w:numPr>
                              <w:tabs>
                                <w:tab w:val="left" w:pos="0"/>
                                <w:tab w:val="num" w:pos="360"/>
                                <w:tab w:val="left" w:pos="720"/>
                                <w:tab w:val="left" w:pos="1080"/>
                                <w:tab w:val="left" w:pos="2160"/>
                                <w:tab w:val="left" w:pos="2880"/>
                                <w:tab w:val="left" w:pos="3924"/>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1104"/>
                              </w:tabs>
                              <w:suppressAutoHyphens/>
                              <w:spacing w:after="0" w:line="240" w:lineRule="auto"/>
                              <w:ind w:left="360" w:hanging="360"/>
                            </w:pPr>
                          </w:pPrChange>
                        </w:pPr>
                        <w:del w:id="140" w:author="Pandya, Ketan Bhushan" w:date="2021-12-12T13:18:00Z">
                          <w:r w:rsidRPr="00B64567" w:rsidDel="00A82240">
                            <w:rPr>
                              <w:rFonts w:asciiTheme="majorHAnsi" w:hAnsiTheme="majorHAnsi" w:cstheme="majorHAnsi"/>
                            </w:rPr>
                            <w:delText>Diagnose</w:delText>
                          </w:r>
                          <w:r w:rsidR="00464CAF" w:rsidDel="00A82240">
                            <w:rPr>
                              <w:rFonts w:asciiTheme="majorHAnsi" w:hAnsiTheme="majorHAnsi" w:cstheme="majorHAnsi"/>
                            </w:rPr>
                            <w:delText>d</w:delText>
                          </w:r>
                          <w:r w:rsidRPr="00B64567" w:rsidDel="00A82240">
                            <w:rPr>
                              <w:rFonts w:asciiTheme="majorHAnsi" w:hAnsiTheme="majorHAnsi" w:cstheme="majorHAnsi"/>
                            </w:rPr>
                            <w:delText xml:space="preserve"> device problems and perform minor tests and improvements as requested by administrator</w:delText>
                          </w:r>
                        </w:del>
                      </w:p>
                    </w:txbxContent>
                  </v:textbox>
                </v:shape>
              </w:pict>
            </mc:Fallback>
          </mc:AlternateContent>
        </w:r>
      </w:del>
      <w:r w:rsidR="00331449">
        <w:rPr>
          <w:noProof/>
        </w:rPr>
        <w:drawing>
          <wp:anchor distT="0" distB="0" distL="114300" distR="114300" simplePos="0" relativeHeight="251648512" behindDoc="0" locked="0" layoutInCell="1" allowOverlap="1" wp14:anchorId="04786396" wp14:editId="59221114">
            <wp:simplePos x="0" y="0"/>
            <wp:positionH relativeFrom="column">
              <wp:posOffset>-693420</wp:posOffset>
            </wp:positionH>
            <wp:positionV relativeFrom="paragraph">
              <wp:posOffset>1086681</wp:posOffset>
            </wp:positionV>
            <wp:extent cx="187325" cy="187325"/>
            <wp:effectExtent l="0" t="0" r="3175" b="3175"/>
            <wp:wrapNone/>
            <wp:docPr id="196" name="Graphique 32" descr="Combiné">
              <a:extLst xmlns:a="http://schemas.openxmlformats.org/drawingml/2006/main">
                <a:ext uri="{FF2B5EF4-FFF2-40B4-BE49-F238E27FC236}">
                  <a16:creationId xmlns:a16="http://schemas.microsoft.com/office/drawing/2014/main" id="{7E46E605-AE27-CB44-87AA-2AC242A861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Graphique 32" descr="Combiné">
                      <a:extLst>
                        <a:ext uri="{FF2B5EF4-FFF2-40B4-BE49-F238E27FC236}">
                          <a16:creationId xmlns:a16="http://schemas.microsoft.com/office/drawing/2014/main" id="{7E46E605-AE27-CB44-87AA-2AC242A861CB}"/>
                        </a:ext>
                      </a:extLst>
                    </pic:cNvPr>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87325" cy="187325"/>
                    </a:xfrm>
                    <a:prstGeom prst="rect">
                      <a:avLst/>
                    </a:prstGeom>
                  </pic:spPr>
                </pic:pic>
              </a:graphicData>
            </a:graphic>
          </wp:anchor>
        </w:drawing>
      </w:r>
      <w:del w:id="141" w:author="Pandya, Ketan Bhushan" w:date="2022-01-18T11:45:00Z">
        <w:r w:rsidR="00331449" w:rsidDel="00BC710C">
          <w:rPr>
            <w:noProof/>
          </w:rPr>
          <w:drawing>
            <wp:anchor distT="0" distB="0" distL="114300" distR="114300" simplePos="0" relativeHeight="251667968" behindDoc="1" locked="0" layoutInCell="1" allowOverlap="1" wp14:anchorId="7D4D2242" wp14:editId="4CCC4F69">
              <wp:simplePos x="0" y="0"/>
              <wp:positionH relativeFrom="column">
                <wp:posOffset>-691515</wp:posOffset>
              </wp:positionH>
              <wp:positionV relativeFrom="paragraph">
                <wp:posOffset>1730571</wp:posOffset>
              </wp:positionV>
              <wp:extent cx="181610" cy="181610"/>
              <wp:effectExtent l="0" t="0" r="8890" b="8890"/>
              <wp:wrapNone/>
              <wp:docPr id="72" name="Picture 72"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Shape&#10;&#10;Description automatically generated with low confidenc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1610" cy="181610"/>
                      </a:xfrm>
                      <a:prstGeom prst="rect">
                        <a:avLst/>
                      </a:prstGeom>
                      <a:noFill/>
                      <a:ln>
                        <a:noFill/>
                      </a:ln>
                    </pic:spPr>
                  </pic:pic>
                </a:graphicData>
              </a:graphic>
              <wp14:sizeRelH relativeFrom="margin">
                <wp14:pctWidth>0</wp14:pctWidth>
              </wp14:sizeRelH>
              <wp14:sizeRelV relativeFrom="margin">
                <wp14:pctHeight>0</wp14:pctHeight>
              </wp14:sizeRelV>
            </wp:anchor>
          </w:drawing>
        </w:r>
      </w:del>
      <w:r w:rsidR="00507DF1">
        <w:rPr>
          <w:noProof/>
        </w:rPr>
        <mc:AlternateContent>
          <mc:Choice Requires="wps">
            <w:drawing>
              <wp:anchor distT="0" distB="0" distL="114300" distR="114300" simplePos="0" relativeHeight="251646464" behindDoc="0" locked="0" layoutInCell="1" allowOverlap="1" wp14:anchorId="215BF74D" wp14:editId="550F5160">
                <wp:simplePos x="0" y="0"/>
                <wp:positionH relativeFrom="column">
                  <wp:posOffset>-750570</wp:posOffset>
                </wp:positionH>
                <wp:positionV relativeFrom="paragraph">
                  <wp:posOffset>-682625</wp:posOffset>
                </wp:positionV>
                <wp:extent cx="3951605" cy="676275"/>
                <wp:effectExtent l="0" t="0" r="0" b="1905"/>
                <wp:wrapNone/>
                <wp:docPr id="91" name="ZoneTexte 90">
                  <a:extLst xmlns:a="http://schemas.openxmlformats.org/drawingml/2006/main">
                    <a:ext uri="{FF2B5EF4-FFF2-40B4-BE49-F238E27FC236}">
                      <a16:creationId xmlns:a16="http://schemas.microsoft.com/office/drawing/2014/main" id="{9D0094D6-55A5-C442-9890-EE0E6FB3D120}"/>
                    </a:ext>
                  </a:extLst>
                </wp:docPr>
                <wp:cNvGraphicFramePr/>
                <a:graphic xmlns:a="http://schemas.openxmlformats.org/drawingml/2006/main">
                  <a:graphicData uri="http://schemas.microsoft.com/office/word/2010/wordprocessingShape">
                    <wps:wsp>
                      <wps:cNvSpPr txBox="1"/>
                      <wps:spPr>
                        <a:xfrm>
                          <a:off x="0" y="0"/>
                          <a:ext cx="3951605" cy="676275"/>
                        </a:xfrm>
                        <a:prstGeom prst="rect">
                          <a:avLst/>
                        </a:prstGeom>
                        <a:noFill/>
                        <a:ln w="3175" cap="flat">
                          <a:noFill/>
                          <a:miter lim="400000"/>
                        </a:ln>
                        <a:effectLst/>
                        <a:sp3d/>
                      </wps:spPr>
                      <wps:txbx>
                        <w:txbxContent>
                          <w:p w14:paraId="19B5BEF6" w14:textId="199BBE57" w:rsidR="008B5DB6" w:rsidRPr="00C03415" w:rsidRDefault="00381D7B" w:rsidP="008B5DB6">
                            <w:pPr>
                              <w:pStyle w:val="NormalWeb"/>
                              <w:overflowPunct w:val="0"/>
                              <w:spacing w:before="0" w:beforeAutospacing="0" w:after="0" w:afterAutospacing="0"/>
                              <w:rPr>
                                <w:rFonts w:asciiTheme="majorHAnsi" w:hAnsiTheme="majorHAnsi" w:cstheme="majorHAnsi"/>
                              </w:rPr>
                            </w:pPr>
                            <w:r w:rsidRPr="00C03415">
                              <w:rPr>
                                <w:rFonts w:asciiTheme="majorHAnsi" w:eastAsia="Helvetica Neue" w:hAnsiTheme="majorHAnsi" w:cstheme="majorHAnsi"/>
                                <w:b/>
                                <w:bCs/>
                                <w:color w:val="000000"/>
                                <w:position w:val="1"/>
                                <w:sz w:val="80"/>
                                <w:szCs w:val="80"/>
                              </w:rPr>
                              <w:t>Ketan Pandya</w:t>
                            </w:r>
                          </w:p>
                        </w:txbxContent>
                      </wps:txbx>
                      <wps:bodyPr rot="0" spcFirstLastPara="1" vertOverflow="overflow" horzOverflow="overflow" vert="horz" wrap="square" lIns="30360" tIns="30360" rIns="30360" bIns="30360" numCol="1" spcCol="38100" rtlCol="0" anchor="ctr">
                        <a:spAutoFit/>
                      </wps:bodyPr>
                    </wps:wsp>
                  </a:graphicData>
                </a:graphic>
                <wp14:sizeRelH relativeFrom="margin">
                  <wp14:pctWidth>0</wp14:pctWidth>
                </wp14:sizeRelH>
              </wp:anchor>
            </w:drawing>
          </mc:Choice>
          <mc:Fallback>
            <w:pict>
              <v:shape w14:anchorId="215BF74D" id="ZoneTexte 90" o:spid="_x0000_s1042" type="#_x0000_t202" style="position:absolute;margin-left:-59.1pt;margin-top:-53.75pt;width:311.15pt;height:53.25pt;z-index:251646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" filled="f" stroked="f" strokeweight=".25pt">
                <v:stroke miterlimit="4"/>
                <v:textbox style="mso-fit-shape-to-text:t" inset=".84333mm,.84333mm,.84333mm,.84333mm">
                  <w:txbxContent>
                    <w:p w14:paraId="19B5BEF6" w14:textId="199BBE57" w:rsidR="008B5DB6" w:rsidRPr="00C03415" w:rsidRDefault="00381D7B" w:rsidP="008B5DB6">
                      <w:pPr>
                        <w:pStyle w:val="NormalWeb"/>
                        <w:overflowPunct w:val="0"/>
                        <w:spacing w:before="0" w:beforeAutospacing="0" w:after="0" w:afterAutospacing="0"/>
                        <w:rPr>
                          <w:rFonts w:asciiTheme="majorHAnsi" w:hAnsiTheme="majorHAnsi" w:cstheme="majorHAnsi"/>
                        </w:rPr>
                      </w:pPr>
                      <w:r w:rsidRPr="00C03415">
                        <w:rPr>
                          <w:rFonts w:asciiTheme="majorHAnsi" w:eastAsia="Helvetica Neue" w:hAnsiTheme="majorHAnsi" w:cstheme="majorHAnsi"/>
                          <w:b/>
                          <w:bCs/>
                          <w:color w:val="000000"/>
                          <w:position w:val="1"/>
                          <w:sz w:val="80"/>
                          <w:szCs w:val="80"/>
                        </w:rPr>
                        <w:t>Ketan Pandya</w:t>
                      </w:r>
                    </w:p>
                  </w:txbxContent>
                </v:textbox>
              </v:shape>
            </w:pict>
          </mc:Fallback>
        </mc:AlternateContent>
      </w:r>
      <w:r w:rsidR="00F648F6">
        <w:rPr>
          <w:noProof/>
        </w:rPr>
        <w:drawing>
          <wp:anchor distT="0" distB="0" distL="114300" distR="114300" simplePos="0" relativeHeight="251649536" behindDoc="0" locked="0" layoutInCell="1" allowOverlap="1" wp14:anchorId="6E21E856" wp14:editId="0AF6086E">
            <wp:simplePos x="0" y="0"/>
            <wp:positionH relativeFrom="column">
              <wp:posOffset>-693420</wp:posOffset>
            </wp:positionH>
            <wp:positionV relativeFrom="paragraph">
              <wp:posOffset>1415590</wp:posOffset>
            </wp:positionV>
            <wp:extent cx="187325" cy="187325"/>
            <wp:effectExtent l="0" t="0" r="3175" b="3175"/>
            <wp:wrapNone/>
            <wp:docPr id="197" name="Graphique 33" descr="Enveloppe">
              <a:extLst xmlns:a="http://schemas.openxmlformats.org/drawingml/2006/main">
                <a:ext uri="{FF2B5EF4-FFF2-40B4-BE49-F238E27FC236}">
                  <a16:creationId xmlns:a16="http://schemas.microsoft.com/office/drawing/2014/main" id="{CAC9216C-BD51-8F4B-8AD0-40A53152E9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Graphique 33" descr="Enveloppe">
                      <a:extLst>
                        <a:ext uri="{FF2B5EF4-FFF2-40B4-BE49-F238E27FC236}">
                          <a16:creationId xmlns:a16="http://schemas.microsoft.com/office/drawing/2014/main" id="{CAC9216C-BD51-8F4B-8AD0-40A53152E9F1}"/>
                        </a:ext>
                      </a:extLst>
                    </pic:cNvPr>
                    <pic:cNvPicPr>
                      <a:picLocks noChangeAspect="1"/>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7325" cy="187325"/>
                    </a:xfrm>
                    <a:prstGeom prst="rect">
                      <a:avLst/>
                    </a:prstGeom>
                  </pic:spPr>
                </pic:pic>
              </a:graphicData>
            </a:graphic>
          </wp:anchor>
        </w:drawing>
      </w:r>
      <w:r w:rsidR="00F648F6">
        <w:rPr>
          <w:noProof/>
        </w:rPr>
        <mc:AlternateContent>
          <mc:Choice Requires="wps">
            <w:drawing>
              <wp:anchor distT="0" distB="0" distL="114300" distR="114300" simplePos="0" relativeHeight="251650560" behindDoc="0" locked="0" layoutInCell="1" allowOverlap="1" wp14:anchorId="6AD21043" wp14:editId="1BAE2779">
                <wp:simplePos x="0" y="0"/>
                <wp:positionH relativeFrom="column">
                  <wp:posOffset>-447040</wp:posOffset>
                </wp:positionH>
                <wp:positionV relativeFrom="paragraph">
                  <wp:posOffset>1066165</wp:posOffset>
                </wp:positionV>
                <wp:extent cx="769620" cy="199390"/>
                <wp:effectExtent l="0" t="0" r="3810" b="0"/>
                <wp:wrapNone/>
                <wp:docPr id="199" name="ZoneTexte 35">
                  <a:extLst xmlns:a="http://schemas.openxmlformats.org/drawingml/2006/main">
                    <a:ext uri="{FF2B5EF4-FFF2-40B4-BE49-F238E27FC236}">
                      <a16:creationId xmlns:a16="http://schemas.microsoft.com/office/drawing/2014/main" id="{EF636260-32C5-E640-A552-89E8DE17A249}"/>
                    </a:ext>
                  </a:extLst>
                </wp:docPr>
                <wp:cNvGraphicFramePr/>
                <a:graphic xmlns:a="http://schemas.openxmlformats.org/drawingml/2006/main">
                  <a:graphicData uri="http://schemas.microsoft.com/office/word/2010/wordprocessingShape">
                    <wps:wsp>
                      <wps:cNvSpPr txBox="1"/>
                      <wps:spPr>
                        <a:xfrm>
                          <a:off x="0" y="0"/>
                          <a:ext cx="769620" cy="199390"/>
                        </a:xfrm>
                        <a:prstGeom prst="rect">
                          <a:avLst/>
                        </a:prstGeom>
                        <a:noFill/>
                        <a:ln w="3175" cap="flat">
                          <a:noFill/>
                          <a:miter lim="400000"/>
                        </a:ln>
                        <a:effectLst/>
                        <a:sp3d/>
                      </wps:spPr>
                      <wps:txbx>
                        <w:txbxContent>
                          <w:p w14:paraId="3172F7F4" w14:textId="69B68F20" w:rsidR="008B5DB6" w:rsidRPr="00F648F6" w:rsidRDefault="008B5DB6" w:rsidP="008B5DB6">
                            <w:pPr>
                              <w:pStyle w:val="NormalWeb"/>
                              <w:overflowPunct w:val="0"/>
                              <w:spacing w:before="0" w:beforeAutospacing="0" w:after="0" w:afterAutospacing="0"/>
                              <w:rPr>
                                <w:sz w:val="22"/>
                                <w:szCs w:val="22"/>
                              </w:rPr>
                            </w:pPr>
                            <w:r w:rsidRPr="00F648F6">
                              <w:rPr>
                                <w:rFonts w:ascii="Calibri Light" w:eastAsia="Helvetica Neue" w:hAnsi="Calibri Light" w:cs="Helvetica Neue"/>
                                <w:color w:val="000000"/>
                                <w:sz w:val="22"/>
                                <w:szCs w:val="22"/>
                              </w:rPr>
                              <w:t>(</w:t>
                            </w:r>
                            <w:r w:rsidR="00886E79">
                              <w:rPr>
                                <w:rFonts w:ascii="Calibri Light" w:eastAsia="Helvetica Neue" w:hAnsi="Calibri Light" w:cs="Helvetica Neue"/>
                                <w:color w:val="000000"/>
                                <w:sz w:val="22"/>
                                <w:szCs w:val="22"/>
                              </w:rPr>
                              <w:t>434</w:t>
                            </w:r>
                            <w:r w:rsidRPr="00F648F6">
                              <w:rPr>
                                <w:rFonts w:ascii="Calibri Light" w:eastAsia="Helvetica Neue" w:hAnsi="Calibri Light" w:cs="Helvetica Neue"/>
                                <w:color w:val="000000"/>
                                <w:sz w:val="22"/>
                                <w:szCs w:val="22"/>
                              </w:rPr>
                              <w:t xml:space="preserve">) </w:t>
                            </w:r>
                            <w:r w:rsidR="00886E79">
                              <w:rPr>
                                <w:rFonts w:ascii="Calibri Light" w:eastAsia="Helvetica Neue" w:hAnsi="Calibri Light" w:cs="Helvetica Neue"/>
                                <w:color w:val="000000"/>
                                <w:sz w:val="22"/>
                                <w:szCs w:val="22"/>
                              </w:rPr>
                              <w:t>250</w:t>
                            </w:r>
                            <w:r w:rsidRPr="00F648F6">
                              <w:rPr>
                                <w:rFonts w:ascii="Calibri Light" w:eastAsia="Helvetica Neue" w:hAnsi="Calibri Light" w:cs="Helvetica Neue"/>
                                <w:color w:val="000000"/>
                                <w:sz w:val="22"/>
                                <w:szCs w:val="22"/>
                              </w:rPr>
                              <w:t>-</w:t>
                            </w:r>
                            <w:r w:rsidR="00886E79">
                              <w:rPr>
                                <w:rFonts w:ascii="Calibri Light" w:eastAsia="Helvetica Neue" w:hAnsi="Calibri Light" w:cs="Helvetica Neue"/>
                                <w:color w:val="000000"/>
                                <w:sz w:val="22"/>
                                <w:szCs w:val="22"/>
                              </w:rPr>
                              <w:t>2383</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6AD21043" id="ZoneTexte 35" o:spid="_x0000_s1043" type="#_x0000_t202" style="position:absolute;margin-left:-35.2pt;margin-top:83.95pt;width:60.6pt;height:15.7pt;z-index:2516505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" filled="f" stroked="f" strokeweight=".25pt">
                <v:stroke miterlimit="4"/>
                <v:textbox style="mso-fit-shape-to-text:t" inset=".84333mm,.84333mm,.84333mm,.84333mm">
                  <w:txbxContent>
                    <w:p w14:paraId="3172F7F4" w14:textId="69B68F20" w:rsidR="008B5DB6" w:rsidRPr="00F648F6" w:rsidRDefault="008B5DB6" w:rsidP="008B5DB6">
                      <w:pPr>
                        <w:pStyle w:val="NormalWeb"/>
                        <w:overflowPunct w:val="0"/>
                        <w:spacing w:before="0" w:beforeAutospacing="0" w:after="0" w:afterAutospacing="0"/>
                        <w:rPr>
                          <w:sz w:val="22"/>
                          <w:szCs w:val="22"/>
                        </w:rPr>
                      </w:pPr>
                      <w:r w:rsidRPr="00F648F6">
                        <w:rPr>
                          <w:rFonts w:ascii="Calibri Light" w:eastAsia="Helvetica Neue" w:hAnsi="Calibri Light" w:cs="Helvetica Neue"/>
                          <w:color w:val="000000"/>
                          <w:sz w:val="22"/>
                          <w:szCs w:val="22"/>
                        </w:rPr>
                        <w:t>(</w:t>
                      </w:r>
                      <w:r w:rsidR="00886E79">
                        <w:rPr>
                          <w:rFonts w:ascii="Calibri Light" w:eastAsia="Helvetica Neue" w:hAnsi="Calibri Light" w:cs="Helvetica Neue"/>
                          <w:color w:val="000000"/>
                          <w:sz w:val="22"/>
                          <w:szCs w:val="22"/>
                        </w:rPr>
                        <w:t>434</w:t>
                      </w:r>
                      <w:r w:rsidRPr="00F648F6">
                        <w:rPr>
                          <w:rFonts w:ascii="Calibri Light" w:eastAsia="Helvetica Neue" w:hAnsi="Calibri Light" w:cs="Helvetica Neue"/>
                          <w:color w:val="000000"/>
                          <w:sz w:val="22"/>
                          <w:szCs w:val="22"/>
                        </w:rPr>
                        <w:t xml:space="preserve">) </w:t>
                      </w:r>
                      <w:r w:rsidR="00886E79">
                        <w:rPr>
                          <w:rFonts w:ascii="Calibri Light" w:eastAsia="Helvetica Neue" w:hAnsi="Calibri Light" w:cs="Helvetica Neue"/>
                          <w:color w:val="000000"/>
                          <w:sz w:val="22"/>
                          <w:szCs w:val="22"/>
                        </w:rPr>
                        <w:t>250</w:t>
                      </w:r>
                      <w:r w:rsidRPr="00F648F6">
                        <w:rPr>
                          <w:rFonts w:ascii="Calibri Light" w:eastAsia="Helvetica Neue" w:hAnsi="Calibri Light" w:cs="Helvetica Neue"/>
                          <w:color w:val="000000"/>
                          <w:sz w:val="22"/>
                          <w:szCs w:val="22"/>
                        </w:rPr>
                        <w:t>-</w:t>
                      </w:r>
                      <w:r w:rsidR="00886E79">
                        <w:rPr>
                          <w:rFonts w:ascii="Calibri Light" w:eastAsia="Helvetica Neue" w:hAnsi="Calibri Light" w:cs="Helvetica Neue"/>
                          <w:color w:val="000000"/>
                          <w:sz w:val="22"/>
                          <w:szCs w:val="22"/>
                        </w:rPr>
                        <w:t>2383</w:t>
                      </w:r>
                    </w:p>
                  </w:txbxContent>
                </v:textbox>
              </v:shape>
            </w:pict>
          </mc:Fallback>
        </mc:AlternateContent>
      </w:r>
      <w:r w:rsidR="00F648F6">
        <w:rPr>
          <w:noProof/>
        </w:rPr>
        <mc:AlternateContent>
          <mc:Choice Requires="wps">
            <w:drawing>
              <wp:anchor distT="0" distB="0" distL="114300" distR="114300" simplePos="0" relativeHeight="251651584" behindDoc="0" locked="0" layoutInCell="1" allowOverlap="1" wp14:anchorId="423F3DBB" wp14:editId="032D19B0">
                <wp:simplePos x="0" y="0"/>
                <wp:positionH relativeFrom="column">
                  <wp:posOffset>-447040</wp:posOffset>
                </wp:positionH>
                <wp:positionV relativeFrom="paragraph">
                  <wp:posOffset>1390015</wp:posOffset>
                </wp:positionV>
                <wp:extent cx="1010285" cy="199390"/>
                <wp:effectExtent l="0" t="0" r="0" b="0"/>
                <wp:wrapNone/>
                <wp:docPr id="200" name="ZoneTexte 36">
                  <a:extLst xmlns:a="http://schemas.openxmlformats.org/drawingml/2006/main">
                    <a:ext uri="{FF2B5EF4-FFF2-40B4-BE49-F238E27FC236}">
                      <a16:creationId xmlns:a16="http://schemas.microsoft.com/office/drawing/2014/main" id="{74178694-C8BE-7A4A-8289-5565A692B061}"/>
                    </a:ext>
                  </a:extLst>
                </wp:docPr>
                <wp:cNvGraphicFramePr/>
                <a:graphic xmlns:a="http://schemas.openxmlformats.org/drawingml/2006/main">
                  <a:graphicData uri="http://schemas.microsoft.com/office/word/2010/wordprocessingShape">
                    <wps:wsp>
                      <wps:cNvSpPr txBox="1"/>
                      <wps:spPr>
                        <a:xfrm>
                          <a:off x="0" y="0"/>
                          <a:ext cx="1010285" cy="199390"/>
                        </a:xfrm>
                        <a:prstGeom prst="rect">
                          <a:avLst/>
                        </a:prstGeom>
                        <a:noFill/>
                        <a:ln w="3175" cap="flat">
                          <a:noFill/>
                          <a:miter lim="400000"/>
                        </a:ln>
                        <a:effectLst/>
                        <a:sp3d/>
                      </wps:spPr>
                      <wps:txbx>
                        <w:txbxContent>
                          <w:p w14:paraId="4A462135" w14:textId="1B13E91F" w:rsidR="008B5DB6" w:rsidRPr="00F648F6" w:rsidRDefault="009B5F58" w:rsidP="008B5DB6">
                            <w:pPr>
                              <w:pStyle w:val="NormalWeb"/>
                              <w:overflowPunct w:val="0"/>
                              <w:spacing w:before="0" w:beforeAutospacing="0" w:after="0" w:afterAutospacing="0"/>
                              <w:rPr>
                                <w:sz w:val="22"/>
                                <w:szCs w:val="22"/>
                              </w:rPr>
                            </w:pPr>
                            <w:r>
                              <w:rPr>
                                <w:rFonts w:ascii="Calibri Light" w:eastAsia="Helvetica Neue" w:hAnsi="Calibri Light" w:cs="Helvetica Neue"/>
                                <w:color w:val="000000"/>
                                <w:sz w:val="22"/>
                                <w:szCs w:val="22"/>
                              </w:rPr>
                              <w:t>kbp_1@live.com</w:t>
                            </w:r>
                          </w:p>
                        </w:txbxContent>
                      </wps:txbx>
                      <wps:bodyPr rot="0" spcFirstLastPara="1" vertOverflow="overflow" horzOverflow="overflow" vert="horz" wrap="none" lIns="30360" tIns="30360" rIns="30360" bIns="30360" numCol="1" spcCol="38100" rtlCol="0" anchor="ctr">
                        <a:spAutoFit/>
                      </wps:bodyPr>
                    </wps:wsp>
                  </a:graphicData>
                </a:graphic>
                <wp14:sizeRelH relativeFrom="margin">
                  <wp14:pctWidth>0</wp14:pctWidth>
                </wp14:sizeRelH>
                <wp14:sizeRelV relativeFrom="margin">
                  <wp14:pctHeight>0</wp14:pctHeight>
                </wp14:sizeRelV>
              </wp:anchor>
            </w:drawing>
          </mc:Choice>
          <mc:Fallback>
            <w:pict>
              <v:shape w14:anchorId="423F3DBB" id="ZoneTexte 36" o:spid="_x0000_s1044" type="#_x0000_t202" style="position:absolute;margin-left:-35.2pt;margin-top:109.45pt;width:79.55pt;height:15.7pt;z-index:2516515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" filled="f" stroked="f" strokeweight=".25pt">
                <v:stroke miterlimit="4"/>
                <v:textbox style="mso-fit-shape-to-text:t" inset=".84333mm,.84333mm,.84333mm,.84333mm">
                  <w:txbxContent>
                    <w:p w14:paraId="4A462135" w14:textId="1B13E91F" w:rsidR="008B5DB6" w:rsidRPr="00F648F6" w:rsidRDefault="009B5F58" w:rsidP="008B5DB6">
                      <w:pPr>
                        <w:pStyle w:val="NormalWeb"/>
                        <w:overflowPunct w:val="0"/>
                        <w:spacing w:before="0" w:beforeAutospacing="0" w:after="0" w:afterAutospacing="0"/>
                        <w:rPr>
                          <w:sz w:val="22"/>
                          <w:szCs w:val="22"/>
                        </w:rPr>
                      </w:pPr>
                      <w:r>
                        <w:rPr>
                          <w:rFonts w:ascii="Calibri Light" w:eastAsia="Helvetica Neue" w:hAnsi="Calibri Light" w:cs="Helvetica Neue"/>
                          <w:color w:val="000000"/>
                          <w:sz w:val="22"/>
                          <w:szCs w:val="22"/>
                        </w:rPr>
                        <w:t>kbp_1@live.com</w:t>
                      </w:r>
                    </w:p>
                  </w:txbxContent>
                </v:textbox>
              </v:shape>
            </w:pict>
          </mc:Fallback>
        </mc:AlternateContent>
      </w:r>
      <w:r w:rsidR="00F648F6">
        <w:rPr>
          <w:noProof/>
        </w:rPr>
        <mc:AlternateContent>
          <mc:Choice Requires="wps">
            <w:drawing>
              <wp:anchor distT="0" distB="0" distL="114300" distR="114300" simplePos="0" relativeHeight="251653632" behindDoc="0" locked="0" layoutInCell="1" allowOverlap="1" wp14:anchorId="153F1EB7" wp14:editId="743F2869">
                <wp:simplePos x="0" y="0"/>
                <wp:positionH relativeFrom="column">
                  <wp:posOffset>-447040</wp:posOffset>
                </wp:positionH>
                <wp:positionV relativeFrom="paragraph">
                  <wp:posOffset>575310</wp:posOffset>
                </wp:positionV>
                <wp:extent cx="939165" cy="337820"/>
                <wp:effectExtent l="0" t="0" r="3175" b="0"/>
                <wp:wrapNone/>
                <wp:docPr id="202" name="ZoneTexte 38">
                  <a:extLst xmlns:a="http://schemas.openxmlformats.org/drawingml/2006/main">
                    <a:ext uri="{FF2B5EF4-FFF2-40B4-BE49-F238E27FC236}">
                      <a16:creationId xmlns:a16="http://schemas.microsoft.com/office/drawing/2014/main" id="{8F50C195-B47F-A447-97D7-1F7F9239C9E3}"/>
                    </a:ext>
                  </a:extLst>
                </wp:docPr>
                <wp:cNvGraphicFramePr/>
                <a:graphic xmlns:a="http://schemas.openxmlformats.org/drawingml/2006/main">
                  <a:graphicData uri="http://schemas.microsoft.com/office/word/2010/wordprocessingShape">
                    <wps:wsp>
                      <wps:cNvSpPr txBox="1"/>
                      <wps:spPr>
                        <a:xfrm>
                          <a:off x="0" y="0"/>
                          <a:ext cx="939165" cy="337820"/>
                        </a:xfrm>
                        <a:prstGeom prst="rect">
                          <a:avLst/>
                        </a:prstGeom>
                        <a:noFill/>
                        <a:ln w="3175" cap="flat">
                          <a:noFill/>
                          <a:miter lim="400000"/>
                        </a:ln>
                        <a:effectLst/>
                        <a:sp3d/>
                      </wps:spPr>
                      <wps:txbx>
                        <w:txbxContent>
                          <w:p w14:paraId="3D08081F" w14:textId="40B9156C" w:rsidR="009B5F58" w:rsidRDefault="009B5F58" w:rsidP="008B5DB6">
                            <w:pPr>
                              <w:pStyle w:val="NormalWeb"/>
                              <w:overflowPunct w:val="0"/>
                              <w:spacing w:before="0" w:beforeAutospacing="0" w:after="0" w:afterAutospacing="0"/>
                              <w:rPr>
                                <w:rFonts w:ascii="Calibri Light" w:eastAsia="Helvetica Neue" w:hAnsi="Calibri Light" w:cs="Helvetica Neue"/>
                                <w:color w:val="000000"/>
                                <w:sz w:val="22"/>
                                <w:szCs w:val="22"/>
                              </w:rPr>
                            </w:pPr>
                            <w:r>
                              <w:rPr>
                                <w:rFonts w:ascii="Calibri Light" w:eastAsia="Helvetica Neue" w:hAnsi="Calibri Light" w:cs="Helvetica Neue"/>
                                <w:color w:val="000000"/>
                                <w:sz w:val="22"/>
                                <w:szCs w:val="22"/>
                              </w:rPr>
                              <w:t>134 Newbury Way</w:t>
                            </w:r>
                          </w:p>
                          <w:p w14:paraId="41B3FE48" w14:textId="290B63C7" w:rsidR="009B5F58" w:rsidRPr="00F648F6" w:rsidRDefault="009B5F58" w:rsidP="008B5DB6">
                            <w:pPr>
                              <w:pStyle w:val="NormalWeb"/>
                              <w:overflowPunct w:val="0"/>
                              <w:spacing w:before="0" w:beforeAutospacing="0" w:after="0" w:afterAutospacing="0"/>
                              <w:rPr>
                                <w:sz w:val="22"/>
                                <w:szCs w:val="22"/>
                              </w:rPr>
                            </w:pPr>
                            <w:r>
                              <w:rPr>
                                <w:rFonts w:ascii="Calibri Light" w:eastAsia="Helvetica Neue" w:hAnsi="Calibri Light" w:cs="Helvetica Neue"/>
                                <w:color w:val="000000"/>
                                <w:sz w:val="22"/>
                                <w:szCs w:val="22"/>
                              </w:rPr>
                              <w:t>Danville, VA, 24541</w:t>
                            </w:r>
                          </w:p>
                        </w:txbxContent>
                      </wps:txbx>
                      <wps:bodyPr rot="0" spcFirstLastPara="1" vertOverflow="overflow" horzOverflow="overflow" vert="horz" wrap="none" lIns="30360" tIns="30360" rIns="30360" bIns="30360" numCol="1" spcCol="38100" rtlCol="0" anchor="ctr">
                        <a:spAutoFit/>
                      </wps:bodyPr>
                    </wps:wsp>
                  </a:graphicData>
                </a:graphic>
              </wp:anchor>
            </w:drawing>
          </mc:Choice>
          <mc:Fallback>
            <w:pict>
              <v:shape w14:anchorId="153F1EB7" id="ZoneTexte 38" o:spid="_x0000_s1045" type="#_x0000_t202" style="position:absolute;margin-left:-35.2pt;margin-top:45.3pt;width:73.95pt;height:26.6pt;z-index:251653632;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" filled="f" stroked="f" strokeweight=".25pt">
                <v:stroke miterlimit="4"/>
                <v:textbox style="mso-fit-shape-to-text:t" inset=".84333mm,.84333mm,.84333mm,.84333mm">
                  <w:txbxContent>
                    <w:p w14:paraId="3D08081F" w14:textId="40B9156C" w:rsidR="009B5F58" w:rsidRDefault="009B5F58" w:rsidP="008B5DB6">
                      <w:pPr>
                        <w:pStyle w:val="NormalWeb"/>
                        <w:overflowPunct w:val="0"/>
                        <w:spacing w:before="0" w:beforeAutospacing="0" w:after="0" w:afterAutospacing="0"/>
                        <w:rPr>
                          <w:rFonts w:ascii="Calibri Light" w:eastAsia="Helvetica Neue" w:hAnsi="Calibri Light" w:cs="Helvetica Neue"/>
                          <w:color w:val="000000"/>
                          <w:sz w:val="22"/>
                          <w:szCs w:val="22"/>
                        </w:rPr>
                      </w:pPr>
                      <w:r>
                        <w:rPr>
                          <w:rFonts w:ascii="Calibri Light" w:eastAsia="Helvetica Neue" w:hAnsi="Calibri Light" w:cs="Helvetica Neue"/>
                          <w:color w:val="000000"/>
                          <w:sz w:val="22"/>
                          <w:szCs w:val="22"/>
                        </w:rPr>
                        <w:t>134 Newbury Way</w:t>
                      </w:r>
                    </w:p>
                    <w:p w14:paraId="41B3FE48" w14:textId="290B63C7" w:rsidR="009B5F58" w:rsidRPr="00F648F6" w:rsidRDefault="009B5F58" w:rsidP="008B5DB6">
                      <w:pPr>
                        <w:pStyle w:val="NormalWeb"/>
                        <w:overflowPunct w:val="0"/>
                        <w:spacing w:before="0" w:beforeAutospacing="0" w:after="0" w:afterAutospacing="0"/>
                        <w:rPr>
                          <w:sz w:val="22"/>
                          <w:szCs w:val="22"/>
                        </w:rPr>
                      </w:pPr>
                      <w:r>
                        <w:rPr>
                          <w:rFonts w:ascii="Calibri Light" w:eastAsia="Helvetica Neue" w:hAnsi="Calibri Light" w:cs="Helvetica Neue"/>
                          <w:color w:val="000000"/>
                          <w:sz w:val="22"/>
                          <w:szCs w:val="22"/>
                        </w:rPr>
                        <w:t>Danville, VA, 24541</w:t>
                      </w:r>
                    </w:p>
                  </w:txbxContent>
                </v:textbox>
              </v:shape>
            </w:pict>
          </mc:Fallback>
        </mc:AlternateContent>
      </w:r>
      <w:r w:rsidR="00F648F6">
        <w:rPr>
          <w:noProof/>
        </w:rPr>
        <w:drawing>
          <wp:anchor distT="0" distB="0" distL="114300" distR="114300" simplePos="0" relativeHeight="251654656" behindDoc="0" locked="0" layoutInCell="1" allowOverlap="1" wp14:anchorId="178EF41E" wp14:editId="35FE3C2F">
            <wp:simplePos x="0" y="0"/>
            <wp:positionH relativeFrom="column">
              <wp:posOffset>-721995</wp:posOffset>
            </wp:positionH>
            <wp:positionV relativeFrom="paragraph">
              <wp:posOffset>648970</wp:posOffset>
            </wp:positionV>
            <wp:extent cx="244475" cy="244475"/>
            <wp:effectExtent l="0" t="0" r="0" b="3175"/>
            <wp:wrapNone/>
            <wp:docPr id="203" name="Graphique 40" descr="Repère">
              <a:extLst xmlns:a="http://schemas.openxmlformats.org/drawingml/2006/main">
                <a:ext uri="{FF2B5EF4-FFF2-40B4-BE49-F238E27FC236}">
                  <a16:creationId xmlns:a16="http://schemas.microsoft.com/office/drawing/2014/main" id="{901FB211-38E1-3247-90F0-6E2427B67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Graphique 40" descr="Repère">
                      <a:extLst>
                        <a:ext uri="{FF2B5EF4-FFF2-40B4-BE49-F238E27FC236}">
                          <a16:creationId xmlns:a16="http://schemas.microsoft.com/office/drawing/2014/main" id="{901FB211-38E1-3247-90F0-6E2427B67618}"/>
                        </a:ext>
                      </a:extLst>
                    </pic:cNvPr>
                    <pic:cNvPicPr>
                      <a:picLocks noChangeAspect="1"/>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244475" cy="244475"/>
                    </a:xfrm>
                    <a:prstGeom prst="rect">
                      <a:avLst/>
                    </a:prstGeom>
                  </pic:spPr>
                </pic:pic>
              </a:graphicData>
            </a:graphic>
          </wp:anchor>
        </w:drawing>
      </w:r>
    </w:p>
    <w:sectPr w:rsidR="00167B02" w:rsidRPr="00167B02" w:rsidSect="001A1889">
      <w:headerReference w:type="default" r:id="rId18"/>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B37848" w14:textId="77777777" w:rsidR="00956CE9" w:rsidRDefault="00956CE9" w:rsidP="003E350F">
      <w:pPr>
        <w:spacing w:after="0" w:line="240" w:lineRule="auto"/>
      </w:pPr>
      <w:r>
        <w:separator/>
      </w:r>
    </w:p>
  </w:endnote>
  <w:endnote w:type="continuationSeparator" w:id="0">
    <w:p w14:paraId="4892C83C" w14:textId="77777777" w:rsidR="00956CE9" w:rsidRDefault="00956CE9" w:rsidP="003E350F">
      <w:pPr>
        <w:spacing w:after="0" w:line="240" w:lineRule="auto"/>
      </w:pPr>
      <w:r>
        <w:continuationSeparator/>
      </w:r>
    </w:p>
  </w:endnote>
  <w:endnote w:type="continuationNotice" w:id="1">
    <w:p w14:paraId="40446921" w14:textId="77777777" w:rsidR="00956CE9" w:rsidRDefault="00956C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Helvetica Neue">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5BB2" w14:textId="77777777" w:rsidR="00956CE9" w:rsidRDefault="00956CE9" w:rsidP="003E350F">
      <w:pPr>
        <w:spacing w:after="0" w:line="240" w:lineRule="auto"/>
      </w:pPr>
      <w:r>
        <w:separator/>
      </w:r>
    </w:p>
  </w:footnote>
  <w:footnote w:type="continuationSeparator" w:id="0">
    <w:p w14:paraId="2498ABE5" w14:textId="77777777" w:rsidR="00956CE9" w:rsidRDefault="00956CE9" w:rsidP="003E350F">
      <w:pPr>
        <w:spacing w:after="0" w:line="240" w:lineRule="auto"/>
      </w:pPr>
      <w:r>
        <w:continuationSeparator/>
      </w:r>
    </w:p>
  </w:footnote>
  <w:footnote w:type="continuationNotice" w:id="1">
    <w:p w14:paraId="02624A13" w14:textId="77777777" w:rsidR="00956CE9" w:rsidRDefault="00956CE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C084" w14:textId="652203B4" w:rsidR="003E350F" w:rsidRDefault="003E350F">
    <w:pPr>
      <w:pStyle w:val="Header"/>
    </w:pPr>
  </w:p>
  <w:p w14:paraId="6F3ACEA5" w14:textId="77777777" w:rsidR="003E350F" w:rsidRDefault="003E35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7DDC"/>
    <w:multiLevelType w:val="hybridMultilevel"/>
    <w:tmpl w:val="61EC0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F5A21"/>
    <w:multiLevelType w:val="hybridMultilevel"/>
    <w:tmpl w:val="FDCE764A"/>
    <w:lvl w:ilvl="0" w:tplc="7FFC5F44">
      <w:start w:val="1"/>
      <w:numFmt w:val="bullet"/>
      <w:lvlText w:val="•"/>
      <w:lvlJc w:val="left"/>
      <w:pPr>
        <w:tabs>
          <w:tab w:val="num" w:pos="720"/>
        </w:tabs>
        <w:ind w:left="720" w:hanging="360"/>
      </w:pPr>
      <w:rPr>
        <w:rFonts w:ascii="Times New Roman" w:hAnsi="Times New Roman" w:hint="default"/>
      </w:rPr>
    </w:lvl>
    <w:lvl w:ilvl="1" w:tplc="4C663E48">
      <w:start w:val="1"/>
      <w:numFmt w:val="bullet"/>
      <w:lvlText w:val="•"/>
      <w:lvlJc w:val="left"/>
      <w:pPr>
        <w:tabs>
          <w:tab w:val="num" w:pos="1440"/>
        </w:tabs>
        <w:ind w:left="1440" w:hanging="360"/>
      </w:pPr>
      <w:rPr>
        <w:rFonts w:ascii="Times New Roman" w:hAnsi="Times New Roman" w:hint="default"/>
      </w:rPr>
    </w:lvl>
    <w:lvl w:ilvl="2" w:tplc="AD84260E" w:tentative="1">
      <w:start w:val="1"/>
      <w:numFmt w:val="bullet"/>
      <w:lvlText w:val="•"/>
      <w:lvlJc w:val="left"/>
      <w:pPr>
        <w:tabs>
          <w:tab w:val="num" w:pos="2160"/>
        </w:tabs>
        <w:ind w:left="2160" w:hanging="360"/>
      </w:pPr>
      <w:rPr>
        <w:rFonts w:ascii="Times New Roman" w:hAnsi="Times New Roman" w:hint="default"/>
      </w:rPr>
    </w:lvl>
    <w:lvl w:ilvl="3" w:tplc="2D3CE236" w:tentative="1">
      <w:start w:val="1"/>
      <w:numFmt w:val="bullet"/>
      <w:lvlText w:val="•"/>
      <w:lvlJc w:val="left"/>
      <w:pPr>
        <w:tabs>
          <w:tab w:val="num" w:pos="2880"/>
        </w:tabs>
        <w:ind w:left="2880" w:hanging="360"/>
      </w:pPr>
      <w:rPr>
        <w:rFonts w:ascii="Times New Roman" w:hAnsi="Times New Roman" w:hint="default"/>
      </w:rPr>
    </w:lvl>
    <w:lvl w:ilvl="4" w:tplc="EDE88E26" w:tentative="1">
      <w:start w:val="1"/>
      <w:numFmt w:val="bullet"/>
      <w:lvlText w:val="•"/>
      <w:lvlJc w:val="left"/>
      <w:pPr>
        <w:tabs>
          <w:tab w:val="num" w:pos="3600"/>
        </w:tabs>
        <w:ind w:left="3600" w:hanging="360"/>
      </w:pPr>
      <w:rPr>
        <w:rFonts w:ascii="Times New Roman" w:hAnsi="Times New Roman" w:hint="default"/>
      </w:rPr>
    </w:lvl>
    <w:lvl w:ilvl="5" w:tplc="D6926162" w:tentative="1">
      <w:start w:val="1"/>
      <w:numFmt w:val="bullet"/>
      <w:lvlText w:val="•"/>
      <w:lvlJc w:val="left"/>
      <w:pPr>
        <w:tabs>
          <w:tab w:val="num" w:pos="4320"/>
        </w:tabs>
        <w:ind w:left="4320" w:hanging="360"/>
      </w:pPr>
      <w:rPr>
        <w:rFonts w:ascii="Times New Roman" w:hAnsi="Times New Roman" w:hint="default"/>
      </w:rPr>
    </w:lvl>
    <w:lvl w:ilvl="6" w:tplc="79F069F2" w:tentative="1">
      <w:start w:val="1"/>
      <w:numFmt w:val="bullet"/>
      <w:lvlText w:val="•"/>
      <w:lvlJc w:val="left"/>
      <w:pPr>
        <w:tabs>
          <w:tab w:val="num" w:pos="5040"/>
        </w:tabs>
        <w:ind w:left="5040" w:hanging="360"/>
      </w:pPr>
      <w:rPr>
        <w:rFonts w:ascii="Times New Roman" w:hAnsi="Times New Roman" w:hint="default"/>
      </w:rPr>
    </w:lvl>
    <w:lvl w:ilvl="7" w:tplc="EE942FB6" w:tentative="1">
      <w:start w:val="1"/>
      <w:numFmt w:val="bullet"/>
      <w:lvlText w:val="•"/>
      <w:lvlJc w:val="left"/>
      <w:pPr>
        <w:tabs>
          <w:tab w:val="num" w:pos="5760"/>
        </w:tabs>
        <w:ind w:left="5760" w:hanging="360"/>
      </w:pPr>
      <w:rPr>
        <w:rFonts w:ascii="Times New Roman" w:hAnsi="Times New Roman" w:hint="default"/>
      </w:rPr>
    </w:lvl>
    <w:lvl w:ilvl="8" w:tplc="AD8C8254"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87470C9"/>
    <w:multiLevelType w:val="hybridMultilevel"/>
    <w:tmpl w:val="4014C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A26188"/>
    <w:multiLevelType w:val="hybridMultilevel"/>
    <w:tmpl w:val="F9641FDC"/>
    <w:lvl w:ilvl="0" w:tplc="E22C4346">
      <w:start w:val="1"/>
      <w:numFmt w:val="bullet"/>
      <w:lvlText w:val=""/>
      <w:lvlJc w:val="left"/>
      <w:pPr>
        <w:ind w:left="720" w:hanging="360"/>
      </w:pPr>
      <w:rPr>
        <w:rFonts w:ascii="Wingdings" w:hAnsi="Wingdings"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D33249"/>
    <w:multiLevelType w:val="hybridMultilevel"/>
    <w:tmpl w:val="B476C648"/>
    <w:lvl w:ilvl="0" w:tplc="2DC408B8">
      <w:start w:val="1"/>
      <w:numFmt w:val="bullet"/>
      <w:lvlText w:val="•"/>
      <w:lvlJc w:val="left"/>
      <w:pPr>
        <w:tabs>
          <w:tab w:val="num" w:pos="720"/>
        </w:tabs>
        <w:ind w:left="720" w:hanging="360"/>
      </w:pPr>
      <w:rPr>
        <w:rFonts w:ascii="Times New Roman" w:hAnsi="Times New Roman" w:hint="default"/>
      </w:rPr>
    </w:lvl>
    <w:lvl w:ilvl="1" w:tplc="E30281B8">
      <w:start w:val="1"/>
      <w:numFmt w:val="bullet"/>
      <w:lvlText w:val="•"/>
      <w:lvlJc w:val="left"/>
      <w:pPr>
        <w:tabs>
          <w:tab w:val="num" w:pos="1440"/>
        </w:tabs>
        <w:ind w:left="1440" w:hanging="360"/>
      </w:pPr>
      <w:rPr>
        <w:rFonts w:ascii="Times New Roman" w:hAnsi="Times New Roman" w:hint="default"/>
      </w:rPr>
    </w:lvl>
    <w:lvl w:ilvl="2" w:tplc="0FA6CE4C" w:tentative="1">
      <w:start w:val="1"/>
      <w:numFmt w:val="bullet"/>
      <w:lvlText w:val="•"/>
      <w:lvlJc w:val="left"/>
      <w:pPr>
        <w:tabs>
          <w:tab w:val="num" w:pos="2160"/>
        </w:tabs>
        <w:ind w:left="2160" w:hanging="360"/>
      </w:pPr>
      <w:rPr>
        <w:rFonts w:ascii="Times New Roman" w:hAnsi="Times New Roman" w:hint="default"/>
      </w:rPr>
    </w:lvl>
    <w:lvl w:ilvl="3" w:tplc="B0A428F4" w:tentative="1">
      <w:start w:val="1"/>
      <w:numFmt w:val="bullet"/>
      <w:lvlText w:val="•"/>
      <w:lvlJc w:val="left"/>
      <w:pPr>
        <w:tabs>
          <w:tab w:val="num" w:pos="2880"/>
        </w:tabs>
        <w:ind w:left="2880" w:hanging="360"/>
      </w:pPr>
      <w:rPr>
        <w:rFonts w:ascii="Times New Roman" w:hAnsi="Times New Roman" w:hint="default"/>
      </w:rPr>
    </w:lvl>
    <w:lvl w:ilvl="4" w:tplc="7DBC1E34" w:tentative="1">
      <w:start w:val="1"/>
      <w:numFmt w:val="bullet"/>
      <w:lvlText w:val="•"/>
      <w:lvlJc w:val="left"/>
      <w:pPr>
        <w:tabs>
          <w:tab w:val="num" w:pos="3600"/>
        </w:tabs>
        <w:ind w:left="3600" w:hanging="360"/>
      </w:pPr>
      <w:rPr>
        <w:rFonts w:ascii="Times New Roman" w:hAnsi="Times New Roman" w:hint="default"/>
      </w:rPr>
    </w:lvl>
    <w:lvl w:ilvl="5" w:tplc="2B223102" w:tentative="1">
      <w:start w:val="1"/>
      <w:numFmt w:val="bullet"/>
      <w:lvlText w:val="•"/>
      <w:lvlJc w:val="left"/>
      <w:pPr>
        <w:tabs>
          <w:tab w:val="num" w:pos="4320"/>
        </w:tabs>
        <w:ind w:left="4320" w:hanging="360"/>
      </w:pPr>
      <w:rPr>
        <w:rFonts w:ascii="Times New Roman" w:hAnsi="Times New Roman" w:hint="default"/>
      </w:rPr>
    </w:lvl>
    <w:lvl w:ilvl="6" w:tplc="86724C30" w:tentative="1">
      <w:start w:val="1"/>
      <w:numFmt w:val="bullet"/>
      <w:lvlText w:val="•"/>
      <w:lvlJc w:val="left"/>
      <w:pPr>
        <w:tabs>
          <w:tab w:val="num" w:pos="5040"/>
        </w:tabs>
        <w:ind w:left="5040" w:hanging="360"/>
      </w:pPr>
      <w:rPr>
        <w:rFonts w:ascii="Times New Roman" w:hAnsi="Times New Roman" w:hint="default"/>
      </w:rPr>
    </w:lvl>
    <w:lvl w:ilvl="7" w:tplc="426EEC8C" w:tentative="1">
      <w:start w:val="1"/>
      <w:numFmt w:val="bullet"/>
      <w:lvlText w:val="•"/>
      <w:lvlJc w:val="left"/>
      <w:pPr>
        <w:tabs>
          <w:tab w:val="num" w:pos="5760"/>
        </w:tabs>
        <w:ind w:left="5760" w:hanging="360"/>
      </w:pPr>
      <w:rPr>
        <w:rFonts w:ascii="Times New Roman" w:hAnsi="Times New Roman" w:hint="default"/>
      </w:rPr>
    </w:lvl>
    <w:lvl w:ilvl="8" w:tplc="452C3666"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A8F1497"/>
    <w:multiLevelType w:val="hybridMultilevel"/>
    <w:tmpl w:val="2FD8E94A"/>
    <w:lvl w:ilvl="0" w:tplc="3476DC7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AE08CB"/>
    <w:multiLevelType w:val="hybridMultilevel"/>
    <w:tmpl w:val="F7D8C356"/>
    <w:lvl w:ilvl="0" w:tplc="5CD839FC">
      <w:start w:val="1"/>
      <w:numFmt w:val="bullet"/>
      <w:lvlText w:val="•"/>
      <w:lvlJc w:val="left"/>
      <w:pPr>
        <w:tabs>
          <w:tab w:val="num" w:pos="720"/>
        </w:tabs>
        <w:ind w:left="720" w:hanging="360"/>
      </w:pPr>
      <w:rPr>
        <w:rFonts w:ascii="Times New Roman" w:hAnsi="Times New Roman" w:hint="default"/>
      </w:rPr>
    </w:lvl>
    <w:lvl w:ilvl="1" w:tplc="0A941F34">
      <w:start w:val="1"/>
      <w:numFmt w:val="bullet"/>
      <w:lvlText w:val="•"/>
      <w:lvlJc w:val="left"/>
      <w:pPr>
        <w:tabs>
          <w:tab w:val="num" w:pos="1440"/>
        </w:tabs>
        <w:ind w:left="1440" w:hanging="360"/>
      </w:pPr>
      <w:rPr>
        <w:rFonts w:ascii="Times New Roman" w:hAnsi="Times New Roman" w:hint="default"/>
      </w:rPr>
    </w:lvl>
    <w:lvl w:ilvl="2" w:tplc="6ACEF3E6" w:tentative="1">
      <w:start w:val="1"/>
      <w:numFmt w:val="bullet"/>
      <w:lvlText w:val="•"/>
      <w:lvlJc w:val="left"/>
      <w:pPr>
        <w:tabs>
          <w:tab w:val="num" w:pos="2160"/>
        </w:tabs>
        <w:ind w:left="2160" w:hanging="360"/>
      </w:pPr>
      <w:rPr>
        <w:rFonts w:ascii="Times New Roman" w:hAnsi="Times New Roman" w:hint="default"/>
      </w:rPr>
    </w:lvl>
    <w:lvl w:ilvl="3" w:tplc="7CF896A0" w:tentative="1">
      <w:start w:val="1"/>
      <w:numFmt w:val="bullet"/>
      <w:lvlText w:val="•"/>
      <w:lvlJc w:val="left"/>
      <w:pPr>
        <w:tabs>
          <w:tab w:val="num" w:pos="2880"/>
        </w:tabs>
        <w:ind w:left="2880" w:hanging="360"/>
      </w:pPr>
      <w:rPr>
        <w:rFonts w:ascii="Times New Roman" w:hAnsi="Times New Roman" w:hint="default"/>
      </w:rPr>
    </w:lvl>
    <w:lvl w:ilvl="4" w:tplc="0D8890D2" w:tentative="1">
      <w:start w:val="1"/>
      <w:numFmt w:val="bullet"/>
      <w:lvlText w:val="•"/>
      <w:lvlJc w:val="left"/>
      <w:pPr>
        <w:tabs>
          <w:tab w:val="num" w:pos="3600"/>
        </w:tabs>
        <w:ind w:left="3600" w:hanging="360"/>
      </w:pPr>
      <w:rPr>
        <w:rFonts w:ascii="Times New Roman" w:hAnsi="Times New Roman" w:hint="default"/>
      </w:rPr>
    </w:lvl>
    <w:lvl w:ilvl="5" w:tplc="2E46C126" w:tentative="1">
      <w:start w:val="1"/>
      <w:numFmt w:val="bullet"/>
      <w:lvlText w:val="•"/>
      <w:lvlJc w:val="left"/>
      <w:pPr>
        <w:tabs>
          <w:tab w:val="num" w:pos="4320"/>
        </w:tabs>
        <w:ind w:left="4320" w:hanging="360"/>
      </w:pPr>
      <w:rPr>
        <w:rFonts w:ascii="Times New Roman" w:hAnsi="Times New Roman" w:hint="default"/>
      </w:rPr>
    </w:lvl>
    <w:lvl w:ilvl="6" w:tplc="82D4A7A0" w:tentative="1">
      <w:start w:val="1"/>
      <w:numFmt w:val="bullet"/>
      <w:lvlText w:val="•"/>
      <w:lvlJc w:val="left"/>
      <w:pPr>
        <w:tabs>
          <w:tab w:val="num" w:pos="5040"/>
        </w:tabs>
        <w:ind w:left="5040" w:hanging="360"/>
      </w:pPr>
      <w:rPr>
        <w:rFonts w:ascii="Times New Roman" w:hAnsi="Times New Roman" w:hint="default"/>
      </w:rPr>
    </w:lvl>
    <w:lvl w:ilvl="7" w:tplc="1A163058" w:tentative="1">
      <w:start w:val="1"/>
      <w:numFmt w:val="bullet"/>
      <w:lvlText w:val="•"/>
      <w:lvlJc w:val="left"/>
      <w:pPr>
        <w:tabs>
          <w:tab w:val="num" w:pos="5760"/>
        </w:tabs>
        <w:ind w:left="5760" w:hanging="360"/>
      </w:pPr>
      <w:rPr>
        <w:rFonts w:ascii="Times New Roman" w:hAnsi="Times New Roman" w:hint="default"/>
      </w:rPr>
    </w:lvl>
    <w:lvl w:ilvl="8" w:tplc="24A4EE82"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5262526"/>
    <w:multiLevelType w:val="hybridMultilevel"/>
    <w:tmpl w:val="D7CE82E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40DF7400"/>
    <w:multiLevelType w:val="hybridMultilevel"/>
    <w:tmpl w:val="89F643F2"/>
    <w:lvl w:ilvl="0" w:tplc="3476DC7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360D51"/>
    <w:multiLevelType w:val="hybridMultilevel"/>
    <w:tmpl w:val="11BA5BA0"/>
    <w:lvl w:ilvl="0" w:tplc="8D92C4DA">
      <w:start w:val="1"/>
      <w:numFmt w:val="bullet"/>
      <w:lvlText w:val="•"/>
      <w:lvlJc w:val="left"/>
      <w:pPr>
        <w:tabs>
          <w:tab w:val="num" w:pos="720"/>
        </w:tabs>
        <w:ind w:left="720" w:hanging="360"/>
      </w:pPr>
      <w:rPr>
        <w:rFonts w:ascii="Times New Roman" w:hAnsi="Times New Roman" w:hint="default"/>
      </w:rPr>
    </w:lvl>
    <w:lvl w:ilvl="1" w:tplc="551205CC">
      <w:start w:val="1"/>
      <w:numFmt w:val="bullet"/>
      <w:lvlText w:val="•"/>
      <w:lvlJc w:val="left"/>
      <w:pPr>
        <w:tabs>
          <w:tab w:val="num" w:pos="1440"/>
        </w:tabs>
        <w:ind w:left="1440" w:hanging="360"/>
      </w:pPr>
      <w:rPr>
        <w:rFonts w:ascii="Times New Roman" w:hAnsi="Times New Roman" w:hint="default"/>
      </w:rPr>
    </w:lvl>
    <w:lvl w:ilvl="2" w:tplc="D940EFB2" w:tentative="1">
      <w:start w:val="1"/>
      <w:numFmt w:val="bullet"/>
      <w:lvlText w:val="•"/>
      <w:lvlJc w:val="left"/>
      <w:pPr>
        <w:tabs>
          <w:tab w:val="num" w:pos="2160"/>
        </w:tabs>
        <w:ind w:left="2160" w:hanging="360"/>
      </w:pPr>
      <w:rPr>
        <w:rFonts w:ascii="Times New Roman" w:hAnsi="Times New Roman" w:hint="default"/>
      </w:rPr>
    </w:lvl>
    <w:lvl w:ilvl="3" w:tplc="29F0378E" w:tentative="1">
      <w:start w:val="1"/>
      <w:numFmt w:val="bullet"/>
      <w:lvlText w:val="•"/>
      <w:lvlJc w:val="left"/>
      <w:pPr>
        <w:tabs>
          <w:tab w:val="num" w:pos="2880"/>
        </w:tabs>
        <w:ind w:left="2880" w:hanging="360"/>
      </w:pPr>
      <w:rPr>
        <w:rFonts w:ascii="Times New Roman" w:hAnsi="Times New Roman" w:hint="default"/>
      </w:rPr>
    </w:lvl>
    <w:lvl w:ilvl="4" w:tplc="89E8F736" w:tentative="1">
      <w:start w:val="1"/>
      <w:numFmt w:val="bullet"/>
      <w:lvlText w:val="•"/>
      <w:lvlJc w:val="left"/>
      <w:pPr>
        <w:tabs>
          <w:tab w:val="num" w:pos="3600"/>
        </w:tabs>
        <w:ind w:left="3600" w:hanging="360"/>
      </w:pPr>
      <w:rPr>
        <w:rFonts w:ascii="Times New Roman" w:hAnsi="Times New Roman" w:hint="default"/>
      </w:rPr>
    </w:lvl>
    <w:lvl w:ilvl="5" w:tplc="73388826" w:tentative="1">
      <w:start w:val="1"/>
      <w:numFmt w:val="bullet"/>
      <w:lvlText w:val="•"/>
      <w:lvlJc w:val="left"/>
      <w:pPr>
        <w:tabs>
          <w:tab w:val="num" w:pos="4320"/>
        </w:tabs>
        <w:ind w:left="4320" w:hanging="360"/>
      </w:pPr>
      <w:rPr>
        <w:rFonts w:ascii="Times New Roman" w:hAnsi="Times New Roman" w:hint="default"/>
      </w:rPr>
    </w:lvl>
    <w:lvl w:ilvl="6" w:tplc="910A8E38" w:tentative="1">
      <w:start w:val="1"/>
      <w:numFmt w:val="bullet"/>
      <w:lvlText w:val="•"/>
      <w:lvlJc w:val="left"/>
      <w:pPr>
        <w:tabs>
          <w:tab w:val="num" w:pos="5040"/>
        </w:tabs>
        <w:ind w:left="5040" w:hanging="360"/>
      </w:pPr>
      <w:rPr>
        <w:rFonts w:ascii="Times New Roman" w:hAnsi="Times New Roman" w:hint="default"/>
      </w:rPr>
    </w:lvl>
    <w:lvl w:ilvl="7" w:tplc="6148A6AE" w:tentative="1">
      <w:start w:val="1"/>
      <w:numFmt w:val="bullet"/>
      <w:lvlText w:val="•"/>
      <w:lvlJc w:val="left"/>
      <w:pPr>
        <w:tabs>
          <w:tab w:val="num" w:pos="5760"/>
        </w:tabs>
        <w:ind w:left="5760" w:hanging="360"/>
      </w:pPr>
      <w:rPr>
        <w:rFonts w:ascii="Times New Roman" w:hAnsi="Times New Roman" w:hint="default"/>
      </w:rPr>
    </w:lvl>
    <w:lvl w:ilvl="8" w:tplc="043814C0"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0440BFB"/>
    <w:multiLevelType w:val="hybridMultilevel"/>
    <w:tmpl w:val="7BA4D2BC"/>
    <w:lvl w:ilvl="0" w:tplc="3476DC7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043033"/>
    <w:multiLevelType w:val="hybridMultilevel"/>
    <w:tmpl w:val="96469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230673"/>
    <w:multiLevelType w:val="hybridMultilevel"/>
    <w:tmpl w:val="2AB85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645706"/>
    <w:multiLevelType w:val="hybridMultilevel"/>
    <w:tmpl w:val="1CC6437E"/>
    <w:lvl w:ilvl="0" w:tplc="3476DC72">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52032F"/>
    <w:multiLevelType w:val="hybridMultilevel"/>
    <w:tmpl w:val="78C82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38426">
    <w:abstractNumId w:val="6"/>
  </w:num>
  <w:num w:numId="2" w16cid:durableId="745805869">
    <w:abstractNumId w:val="9"/>
  </w:num>
  <w:num w:numId="3" w16cid:durableId="1677884953">
    <w:abstractNumId w:val="3"/>
  </w:num>
  <w:num w:numId="4" w16cid:durableId="1546403025">
    <w:abstractNumId w:val="1"/>
  </w:num>
  <w:num w:numId="5" w16cid:durableId="779181970">
    <w:abstractNumId w:val="4"/>
  </w:num>
  <w:num w:numId="6" w16cid:durableId="1097872794">
    <w:abstractNumId w:val="14"/>
  </w:num>
  <w:num w:numId="7" w16cid:durableId="1561209584">
    <w:abstractNumId w:val="7"/>
  </w:num>
  <w:num w:numId="8" w16cid:durableId="1848594173">
    <w:abstractNumId w:val="0"/>
  </w:num>
  <w:num w:numId="9" w16cid:durableId="614140395">
    <w:abstractNumId w:val="2"/>
  </w:num>
  <w:num w:numId="10" w16cid:durableId="1505825514">
    <w:abstractNumId w:val="11"/>
  </w:num>
  <w:num w:numId="11" w16cid:durableId="641695665">
    <w:abstractNumId w:val="10"/>
  </w:num>
  <w:num w:numId="12" w16cid:durableId="144052981">
    <w:abstractNumId w:val="8"/>
  </w:num>
  <w:num w:numId="13" w16cid:durableId="1194268442">
    <w:abstractNumId w:val="5"/>
  </w:num>
  <w:num w:numId="14" w16cid:durableId="1193376208">
    <w:abstractNumId w:val="13"/>
  </w:num>
  <w:num w:numId="15" w16cid:durableId="34355277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ndya, Ketan Bhushan">
    <w15:presenceInfo w15:providerId="None" w15:userId="Pandya, Ketan Bhush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B02"/>
    <w:rsid w:val="00027A03"/>
    <w:rsid w:val="00037BB9"/>
    <w:rsid w:val="000416F6"/>
    <w:rsid w:val="0007118A"/>
    <w:rsid w:val="00081EDD"/>
    <w:rsid w:val="000A7E99"/>
    <w:rsid w:val="000F4BEA"/>
    <w:rsid w:val="00117956"/>
    <w:rsid w:val="00120E29"/>
    <w:rsid w:val="001403CD"/>
    <w:rsid w:val="001525BC"/>
    <w:rsid w:val="00153D9E"/>
    <w:rsid w:val="00167B02"/>
    <w:rsid w:val="00170553"/>
    <w:rsid w:val="001727B7"/>
    <w:rsid w:val="00183E9C"/>
    <w:rsid w:val="00194956"/>
    <w:rsid w:val="001A1889"/>
    <w:rsid w:val="001A239A"/>
    <w:rsid w:val="001C44F4"/>
    <w:rsid w:val="001C7E2F"/>
    <w:rsid w:val="001D0F9A"/>
    <w:rsid w:val="001D3B1A"/>
    <w:rsid w:val="001D7583"/>
    <w:rsid w:val="002201D8"/>
    <w:rsid w:val="0022632A"/>
    <w:rsid w:val="00226BCC"/>
    <w:rsid w:val="00246CDF"/>
    <w:rsid w:val="002D3BE1"/>
    <w:rsid w:val="002E62FF"/>
    <w:rsid w:val="00311B76"/>
    <w:rsid w:val="0031761B"/>
    <w:rsid w:val="00331449"/>
    <w:rsid w:val="00340F24"/>
    <w:rsid w:val="00344165"/>
    <w:rsid w:val="003535C4"/>
    <w:rsid w:val="0035577A"/>
    <w:rsid w:val="00381D7B"/>
    <w:rsid w:val="00382480"/>
    <w:rsid w:val="00385C5F"/>
    <w:rsid w:val="003950DC"/>
    <w:rsid w:val="00396DC9"/>
    <w:rsid w:val="003C03BE"/>
    <w:rsid w:val="003C4F8C"/>
    <w:rsid w:val="003E350F"/>
    <w:rsid w:val="003F09CB"/>
    <w:rsid w:val="003F6D0A"/>
    <w:rsid w:val="00405830"/>
    <w:rsid w:val="00447B35"/>
    <w:rsid w:val="00464CAF"/>
    <w:rsid w:val="00471AE6"/>
    <w:rsid w:val="00484F20"/>
    <w:rsid w:val="0049028D"/>
    <w:rsid w:val="00494DF7"/>
    <w:rsid w:val="00497DBB"/>
    <w:rsid w:val="004B4780"/>
    <w:rsid w:val="004C1917"/>
    <w:rsid w:val="0050441F"/>
    <w:rsid w:val="00505F10"/>
    <w:rsid w:val="00507DF1"/>
    <w:rsid w:val="005100B3"/>
    <w:rsid w:val="00531850"/>
    <w:rsid w:val="00547FCA"/>
    <w:rsid w:val="00552AFD"/>
    <w:rsid w:val="005704F2"/>
    <w:rsid w:val="00575281"/>
    <w:rsid w:val="00577622"/>
    <w:rsid w:val="00577F46"/>
    <w:rsid w:val="00582040"/>
    <w:rsid w:val="005D1728"/>
    <w:rsid w:val="005D3D89"/>
    <w:rsid w:val="005E64D5"/>
    <w:rsid w:val="006074EF"/>
    <w:rsid w:val="00612C67"/>
    <w:rsid w:val="00632F4B"/>
    <w:rsid w:val="006366B8"/>
    <w:rsid w:val="006518B4"/>
    <w:rsid w:val="00653CB8"/>
    <w:rsid w:val="00681788"/>
    <w:rsid w:val="006B090B"/>
    <w:rsid w:val="006B4E1F"/>
    <w:rsid w:val="00704DAC"/>
    <w:rsid w:val="00763B18"/>
    <w:rsid w:val="00773F8F"/>
    <w:rsid w:val="0077651F"/>
    <w:rsid w:val="007C1CEA"/>
    <w:rsid w:val="007D23A6"/>
    <w:rsid w:val="007D527A"/>
    <w:rsid w:val="007F0C52"/>
    <w:rsid w:val="00800192"/>
    <w:rsid w:val="00806855"/>
    <w:rsid w:val="00850EEF"/>
    <w:rsid w:val="0087291D"/>
    <w:rsid w:val="00874875"/>
    <w:rsid w:val="00875F37"/>
    <w:rsid w:val="00886E79"/>
    <w:rsid w:val="0089306C"/>
    <w:rsid w:val="00897F08"/>
    <w:rsid w:val="008A0721"/>
    <w:rsid w:val="008A6EEA"/>
    <w:rsid w:val="008B5DB6"/>
    <w:rsid w:val="008C2410"/>
    <w:rsid w:val="008C4277"/>
    <w:rsid w:val="008D73E9"/>
    <w:rsid w:val="008E142A"/>
    <w:rsid w:val="008F2440"/>
    <w:rsid w:val="008F6BAD"/>
    <w:rsid w:val="00902C3F"/>
    <w:rsid w:val="00923B79"/>
    <w:rsid w:val="0094661A"/>
    <w:rsid w:val="00956CE9"/>
    <w:rsid w:val="00981512"/>
    <w:rsid w:val="00987C44"/>
    <w:rsid w:val="00995783"/>
    <w:rsid w:val="009B2C5E"/>
    <w:rsid w:val="009B5F58"/>
    <w:rsid w:val="009C424C"/>
    <w:rsid w:val="009C5D9D"/>
    <w:rsid w:val="009D2F5A"/>
    <w:rsid w:val="00A20A85"/>
    <w:rsid w:val="00A2140C"/>
    <w:rsid w:val="00A279ED"/>
    <w:rsid w:val="00A3621E"/>
    <w:rsid w:val="00A51101"/>
    <w:rsid w:val="00A546B7"/>
    <w:rsid w:val="00A71CAD"/>
    <w:rsid w:val="00A82240"/>
    <w:rsid w:val="00A92517"/>
    <w:rsid w:val="00AA6F27"/>
    <w:rsid w:val="00AD02D4"/>
    <w:rsid w:val="00AD1CA6"/>
    <w:rsid w:val="00AF2990"/>
    <w:rsid w:val="00B01122"/>
    <w:rsid w:val="00B024D0"/>
    <w:rsid w:val="00B3377A"/>
    <w:rsid w:val="00B33839"/>
    <w:rsid w:val="00B40E9C"/>
    <w:rsid w:val="00B5633D"/>
    <w:rsid w:val="00B64567"/>
    <w:rsid w:val="00BB61C8"/>
    <w:rsid w:val="00BC710C"/>
    <w:rsid w:val="00BE1EBA"/>
    <w:rsid w:val="00BE6C26"/>
    <w:rsid w:val="00BF0B3C"/>
    <w:rsid w:val="00C03415"/>
    <w:rsid w:val="00C04630"/>
    <w:rsid w:val="00C11687"/>
    <w:rsid w:val="00C20B89"/>
    <w:rsid w:val="00C40AC3"/>
    <w:rsid w:val="00C5288A"/>
    <w:rsid w:val="00C74030"/>
    <w:rsid w:val="00C9149F"/>
    <w:rsid w:val="00CB797C"/>
    <w:rsid w:val="00CC6360"/>
    <w:rsid w:val="00D00B53"/>
    <w:rsid w:val="00D469FB"/>
    <w:rsid w:val="00D47BE1"/>
    <w:rsid w:val="00D672A9"/>
    <w:rsid w:val="00D82B30"/>
    <w:rsid w:val="00D94025"/>
    <w:rsid w:val="00D951D9"/>
    <w:rsid w:val="00DA2128"/>
    <w:rsid w:val="00DA4359"/>
    <w:rsid w:val="00DB0328"/>
    <w:rsid w:val="00DC1057"/>
    <w:rsid w:val="00E178B1"/>
    <w:rsid w:val="00E34466"/>
    <w:rsid w:val="00E50F47"/>
    <w:rsid w:val="00E5240D"/>
    <w:rsid w:val="00E57803"/>
    <w:rsid w:val="00E64F02"/>
    <w:rsid w:val="00E743F5"/>
    <w:rsid w:val="00E9589C"/>
    <w:rsid w:val="00EA3A7C"/>
    <w:rsid w:val="00EA660D"/>
    <w:rsid w:val="00EA7CA6"/>
    <w:rsid w:val="00EB38CA"/>
    <w:rsid w:val="00ED2C20"/>
    <w:rsid w:val="00EF4877"/>
    <w:rsid w:val="00F14E35"/>
    <w:rsid w:val="00F31345"/>
    <w:rsid w:val="00F31634"/>
    <w:rsid w:val="00F36A62"/>
    <w:rsid w:val="00F477E4"/>
    <w:rsid w:val="00F54AEF"/>
    <w:rsid w:val="00F648F6"/>
    <w:rsid w:val="00F74DF2"/>
    <w:rsid w:val="00FC6FA5"/>
    <w:rsid w:val="00FD32FE"/>
    <w:rsid w:val="00FD5F8D"/>
    <w:rsid w:val="00FD6903"/>
    <w:rsid w:val="00FE6DC2"/>
    <w:rsid w:val="00FF38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8CF6"/>
  <w15:chartTrackingRefBased/>
  <w15:docId w15:val="{5458E8AC-5FAE-43D7-BD1A-87DB3EF5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6B7"/>
  </w:style>
  <w:style w:type="paragraph" w:styleId="Heading2">
    <w:name w:val="heading 2"/>
    <w:basedOn w:val="Normal"/>
    <w:next w:val="Normal"/>
    <w:link w:val="Heading2Char"/>
    <w:uiPriority w:val="9"/>
    <w:unhideWhenUsed/>
    <w:qFormat/>
    <w:rsid w:val="001A18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C710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67B02"/>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67B02"/>
    <w:pPr>
      <w:spacing w:after="0" w:line="240" w:lineRule="auto"/>
      <w:ind w:left="720"/>
      <w:contextualSpacing/>
    </w:pPr>
    <w:rPr>
      <w:rFonts w:ascii="Times New Roman" w:eastAsiaTheme="minorEastAsia" w:hAnsi="Times New Roman" w:cs="Times New Roman"/>
      <w:sz w:val="24"/>
      <w:szCs w:val="24"/>
    </w:rPr>
  </w:style>
  <w:style w:type="paragraph" w:styleId="BodyText">
    <w:name w:val="Body Text"/>
    <w:basedOn w:val="Normal"/>
    <w:link w:val="BodyTextChar"/>
    <w:uiPriority w:val="99"/>
    <w:semiHidden/>
    <w:unhideWhenUsed/>
    <w:rsid w:val="00167B02"/>
    <w:pPr>
      <w:spacing w:after="120" w:line="240" w:lineRule="auto"/>
    </w:pPr>
    <w:rPr>
      <w:sz w:val="24"/>
      <w:szCs w:val="24"/>
      <w:lang w:val="fr-CA"/>
    </w:rPr>
  </w:style>
  <w:style w:type="character" w:customStyle="1" w:styleId="BodyTextChar">
    <w:name w:val="Body Text Char"/>
    <w:basedOn w:val="DefaultParagraphFont"/>
    <w:link w:val="BodyText"/>
    <w:uiPriority w:val="99"/>
    <w:semiHidden/>
    <w:rsid w:val="00167B02"/>
    <w:rPr>
      <w:sz w:val="24"/>
      <w:szCs w:val="24"/>
      <w:lang w:val="fr-CA"/>
    </w:rPr>
  </w:style>
  <w:style w:type="character" w:styleId="Hyperlink">
    <w:name w:val="Hyperlink"/>
    <w:basedOn w:val="DefaultParagraphFont"/>
    <w:uiPriority w:val="99"/>
    <w:semiHidden/>
    <w:unhideWhenUsed/>
    <w:rsid w:val="00167B02"/>
    <w:rPr>
      <w:color w:val="0000FF"/>
      <w:u w:val="single"/>
    </w:rPr>
  </w:style>
  <w:style w:type="paragraph" w:styleId="Header">
    <w:name w:val="header"/>
    <w:basedOn w:val="Normal"/>
    <w:link w:val="HeaderChar"/>
    <w:uiPriority w:val="99"/>
    <w:unhideWhenUsed/>
    <w:rsid w:val="003E35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50F"/>
  </w:style>
  <w:style w:type="paragraph" w:styleId="Footer">
    <w:name w:val="footer"/>
    <w:basedOn w:val="Normal"/>
    <w:link w:val="FooterChar"/>
    <w:uiPriority w:val="99"/>
    <w:unhideWhenUsed/>
    <w:rsid w:val="003E35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50F"/>
  </w:style>
  <w:style w:type="character" w:customStyle="1" w:styleId="Heading2Char">
    <w:name w:val="Heading 2 Char"/>
    <w:basedOn w:val="DefaultParagraphFont"/>
    <w:link w:val="Heading2"/>
    <w:uiPriority w:val="9"/>
    <w:rsid w:val="001A1889"/>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F648F6"/>
    <w:pPr>
      <w:spacing w:after="0" w:line="240" w:lineRule="auto"/>
    </w:pPr>
  </w:style>
  <w:style w:type="paragraph" w:styleId="Revision">
    <w:name w:val="Revision"/>
    <w:hidden/>
    <w:uiPriority w:val="99"/>
    <w:semiHidden/>
    <w:rsid w:val="00A82240"/>
    <w:pPr>
      <w:spacing w:after="0" w:line="240" w:lineRule="auto"/>
    </w:pPr>
  </w:style>
  <w:style w:type="character" w:customStyle="1" w:styleId="Heading3Char">
    <w:name w:val="Heading 3 Char"/>
    <w:basedOn w:val="DefaultParagraphFont"/>
    <w:link w:val="Heading3"/>
    <w:uiPriority w:val="9"/>
    <w:rsid w:val="00BC710C"/>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813A81ED33C644FB50ADC992F0B7AC8" ma:contentTypeVersion="7" ma:contentTypeDescription="Create a new document." ma:contentTypeScope="" ma:versionID="1ec6594d2a4070481770e0fd9b52282d">
  <xsd:schema xmlns:xsd="http://www.w3.org/2001/XMLSchema" xmlns:xs="http://www.w3.org/2001/XMLSchema" xmlns:p="http://schemas.microsoft.com/office/2006/metadata/properties" xmlns:ns3="308b5559-ba01-408b-be0d-552c1243c9e1" xmlns:ns4="8ab97f3e-3a2b-4cfb-a9c0-0e450b86d828" targetNamespace="http://schemas.microsoft.com/office/2006/metadata/properties" ma:root="true" ma:fieldsID="df8a5fe31074e41950c803d481260f05" ns3:_="" ns4:_="">
    <xsd:import namespace="308b5559-ba01-408b-be0d-552c1243c9e1"/>
    <xsd:import namespace="8ab97f3e-3a2b-4cfb-a9c0-0e450b86d828"/>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b5559-ba01-408b-be0d-552c1243c9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b97f3e-3a2b-4cfb-a9c0-0e450b86d82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139E-8B25-411B-A770-CC6A970AA77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352B79-1905-4C5B-AF1B-86D6978F83A3}">
  <ds:schemaRefs>
    <ds:schemaRef ds:uri="http://schemas.microsoft.com/sharepoint/v3/contenttype/forms"/>
  </ds:schemaRefs>
</ds:datastoreItem>
</file>

<file path=customXml/itemProps3.xml><?xml version="1.0" encoding="utf-8"?>
<ds:datastoreItem xmlns:ds="http://schemas.openxmlformats.org/officeDocument/2006/customXml" ds:itemID="{6E1D3825-EF06-4FF3-B8B5-1B46DD216B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b5559-ba01-408b-be0d-552c1243c9e1"/>
    <ds:schemaRef ds:uri="8ab97f3e-3a2b-4cfb-a9c0-0e450b86d8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BD2702-364B-4969-B45F-DF2A428330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SMEME - Resume Template</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SMEME - Resume Template</dc:title>
  <dc:subject/>
  <dc:creator>ResumGO.com</dc:creator>
  <cp:keywords/>
  <dc:description>Copyright © ResumGO</dc:description>
  <cp:lastModifiedBy>Ketan Pandya</cp:lastModifiedBy>
  <cp:revision>4</cp:revision>
  <dcterms:created xsi:type="dcterms:W3CDTF">2025-02-24T03:31:00Z</dcterms:created>
  <dcterms:modified xsi:type="dcterms:W3CDTF">2025-02-24T03:48:00Z</dcterms:modified>
  <cp:category>Curriculum Vitae/Resume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0x0101003813A81ED33C644FB50ADC992F0B7AC8</vt:lpwstr>
  </property>
</Properties>
</file>